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1CCBB" w14:textId="77777777" w:rsidR="007E31BF" w:rsidRPr="007E31BF" w:rsidRDefault="007E31BF" w:rsidP="007E31BF">
      <w:pPr>
        <w:spacing w:before="300" w:after="150"/>
        <w:outlineLvl w:val="0"/>
        <w:rPr>
          <w:rFonts w:ascii="inherit" w:eastAsia="Times New Roman" w:hAnsi="inherit" w:cs="Times New Roman"/>
          <w:color w:val="333333"/>
          <w:kern w:val="36"/>
          <w:sz w:val="57"/>
          <w:szCs w:val="57"/>
          <w:lang w:eastAsia="fr-FR"/>
          <w14:ligatures w14:val="none"/>
        </w:rPr>
      </w:pPr>
      <w:r w:rsidRPr="007E31BF">
        <w:rPr>
          <w:rFonts w:ascii="inherit" w:eastAsia="Times New Roman" w:hAnsi="inherit" w:cs="Times New Roman"/>
          <w:color w:val="333333"/>
          <w:kern w:val="36"/>
          <w:sz w:val="57"/>
          <w:szCs w:val="57"/>
          <w:lang w:eastAsia="fr-FR"/>
          <w14:ligatures w14:val="none"/>
        </w:rPr>
        <w:t xml:space="preserve">Cohorte </w:t>
      </w:r>
      <w:proofErr w:type="spellStart"/>
      <w:r w:rsidRPr="007E31BF">
        <w:rPr>
          <w:rFonts w:ascii="inherit" w:eastAsia="Times New Roman" w:hAnsi="inherit" w:cs="Times New Roman"/>
          <w:color w:val="333333"/>
          <w:kern w:val="36"/>
          <w:sz w:val="57"/>
          <w:szCs w:val="57"/>
          <w:lang w:eastAsia="fr-FR"/>
          <w14:ligatures w14:val="none"/>
        </w:rPr>
        <w:t>Filomene</w:t>
      </w:r>
      <w:proofErr w:type="spellEnd"/>
      <w:r w:rsidRPr="007E31BF">
        <w:rPr>
          <w:rFonts w:ascii="inherit" w:eastAsia="Times New Roman" w:hAnsi="inherit" w:cs="Times New Roman"/>
          <w:color w:val="333333"/>
          <w:kern w:val="36"/>
          <w:sz w:val="57"/>
          <w:szCs w:val="57"/>
          <w:lang w:eastAsia="fr-FR"/>
          <w14:ligatures w14:val="none"/>
        </w:rPr>
        <w:t xml:space="preserve"> : lieux de recrutement et scenario</w:t>
      </w:r>
    </w:p>
    <w:p w14:paraId="11A7FE8C" w14:textId="77777777" w:rsidR="007E31BF" w:rsidRPr="007E31BF" w:rsidRDefault="007E31BF" w:rsidP="007E31BF">
      <w:pPr>
        <w:spacing w:before="150" w:after="150"/>
        <w:outlineLvl w:val="3"/>
        <w:rPr>
          <w:rFonts w:ascii="inherit" w:eastAsia="Times New Roman" w:hAnsi="inherit" w:cs="Times New Roman"/>
          <w:color w:val="333333"/>
          <w:kern w:val="0"/>
          <w:sz w:val="27"/>
          <w:szCs w:val="27"/>
          <w:lang w:eastAsia="fr-FR"/>
          <w14:ligatures w14:val="none"/>
        </w:rPr>
      </w:pPr>
      <w:r w:rsidRPr="007E31BF">
        <w:rPr>
          <w:rFonts w:ascii="inherit" w:eastAsia="Times New Roman" w:hAnsi="inherit" w:cs="Times New Roman"/>
          <w:color w:val="333333"/>
          <w:kern w:val="0"/>
          <w:sz w:val="27"/>
          <w:szCs w:val="27"/>
          <w:lang w:eastAsia="fr-FR"/>
          <w14:ligatures w14:val="none"/>
        </w:rPr>
        <w:t xml:space="preserve">Dorine </w:t>
      </w:r>
      <w:proofErr w:type="spellStart"/>
      <w:r w:rsidRPr="007E31BF">
        <w:rPr>
          <w:rFonts w:ascii="inherit" w:eastAsia="Times New Roman" w:hAnsi="inherit" w:cs="Times New Roman"/>
          <w:color w:val="333333"/>
          <w:kern w:val="0"/>
          <w:sz w:val="27"/>
          <w:szCs w:val="27"/>
          <w:lang w:eastAsia="fr-FR"/>
          <w14:ligatures w14:val="none"/>
        </w:rPr>
        <w:t>Borget</w:t>
      </w:r>
      <w:proofErr w:type="spellEnd"/>
    </w:p>
    <w:p w14:paraId="74DD07D0" w14:textId="77777777" w:rsidR="007E31BF" w:rsidRPr="007E31BF" w:rsidRDefault="007E31BF" w:rsidP="007E31BF">
      <w:pPr>
        <w:spacing w:before="150" w:after="150"/>
        <w:outlineLvl w:val="3"/>
        <w:rPr>
          <w:rFonts w:ascii="inherit" w:eastAsia="Times New Roman" w:hAnsi="inherit" w:cs="Times New Roman"/>
          <w:color w:val="333333"/>
          <w:kern w:val="0"/>
          <w:sz w:val="27"/>
          <w:szCs w:val="27"/>
          <w:lang w:eastAsia="fr-FR"/>
          <w14:ligatures w14:val="none"/>
        </w:rPr>
      </w:pPr>
      <w:r w:rsidRPr="007E31BF">
        <w:rPr>
          <w:rFonts w:ascii="inherit" w:eastAsia="Times New Roman" w:hAnsi="inherit" w:cs="Times New Roman"/>
          <w:color w:val="333333"/>
          <w:kern w:val="0"/>
          <w:sz w:val="27"/>
          <w:szCs w:val="27"/>
          <w:lang w:eastAsia="fr-FR"/>
          <w14:ligatures w14:val="none"/>
        </w:rPr>
        <w:t>2026-02-11</w:t>
      </w:r>
    </w:p>
    <w:p w14:paraId="5E81B74A" w14:textId="77777777" w:rsidR="007E31BF" w:rsidRPr="007E31BF" w:rsidRDefault="00000000" w:rsidP="007E31BF">
      <w:pPr>
        <w:numPr>
          <w:ilvl w:val="0"/>
          <w:numId w:val="1"/>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hyperlink r:id="rId6" w:anchor="introduction-objectif-du-document" w:history="1">
        <w:r w:rsidR="007E31BF" w:rsidRPr="007E31BF">
          <w:rPr>
            <w:rFonts w:ascii="Helvetica Neue" w:eastAsia="Times New Roman" w:hAnsi="Helvetica Neue" w:cs="Times New Roman"/>
            <w:color w:val="337AB7"/>
            <w:kern w:val="0"/>
            <w:sz w:val="21"/>
            <w:szCs w:val="21"/>
            <w:lang w:eastAsia="fr-FR"/>
            <w14:ligatures w14:val="none"/>
          </w:rPr>
          <w:t>Introduction : objectif du document</w:t>
        </w:r>
      </w:hyperlink>
    </w:p>
    <w:p w14:paraId="31616DF9" w14:textId="77777777" w:rsidR="007E31BF" w:rsidRPr="007E31BF" w:rsidRDefault="00000000" w:rsidP="007E31BF">
      <w:pPr>
        <w:numPr>
          <w:ilvl w:val="0"/>
          <w:numId w:val="1"/>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hyperlink r:id="rId7" w:anchor="pr%C3%A9requis-et-lancement-des-programmes" w:history="1">
        <w:r w:rsidR="007E31BF" w:rsidRPr="007E31BF">
          <w:rPr>
            <w:rFonts w:ascii="Helvetica Neue" w:eastAsia="Times New Roman" w:hAnsi="Helvetica Neue" w:cs="Times New Roman"/>
            <w:color w:val="337AB7"/>
            <w:kern w:val="0"/>
            <w:sz w:val="21"/>
            <w:szCs w:val="21"/>
            <w:lang w:eastAsia="fr-FR"/>
            <w14:ligatures w14:val="none"/>
          </w:rPr>
          <w:t>Prérequis et lancement des programmes</w:t>
        </w:r>
      </w:hyperlink>
    </w:p>
    <w:p w14:paraId="01C4A601" w14:textId="77777777" w:rsidR="007E31BF" w:rsidRPr="007E31BF" w:rsidRDefault="00000000" w:rsidP="007E31BF">
      <w:pPr>
        <w:numPr>
          <w:ilvl w:val="0"/>
          <w:numId w:val="1"/>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hyperlink r:id="rId8" w:anchor="a.-identification-des-lieux-dexercice-des-sages-femmes-et-gyn%C3%A9cologues" w:history="1">
        <w:r w:rsidR="007E31BF" w:rsidRPr="007E31BF">
          <w:rPr>
            <w:rFonts w:ascii="Helvetica Neue" w:eastAsia="Times New Roman" w:hAnsi="Helvetica Neue" w:cs="Times New Roman"/>
            <w:color w:val="337AB7"/>
            <w:kern w:val="0"/>
            <w:sz w:val="21"/>
            <w:szCs w:val="21"/>
            <w:lang w:eastAsia="fr-FR"/>
            <w14:ligatures w14:val="none"/>
          </w:rPr>
          <w:t xml:space="preserve">A. Identification des lieux d’exercice des </w:t>
        </w:r>
        <w:proofErr w:type="spellStart"/>
        <w:r w:rsidR="007E31BF" w:rsidRPr="007E31BF">
          <w:rPr>
            <w:rFonts w:ascii="Helvetica Neue" w:eastAsia="Times New Roman" w:hAnsi="Helvetica Neue" w:cs="Times New Roman"/>
            <w:color w:val="337AB7"/>
            <w:kern w:val="0"/>
            <w:sz w:val="21"/>
            <w:szCs w:val="21"/>
            <w:lang w:eastAsia="fr-FR"/>
            <w14:ligatures w14:val="none"/>
          </w:rPr>
          <w:t>sages-femmes</w:t>
        </w:r>
        <w:proofErr w:type="spellEnd"/>
        <w:r w:rsidR="007E31BF" w:rsidRPr="007E31BF">
          <w:rPr>
            <w:rFonts w:ascii="Helvetica Neue" w:eastAsia="Times New Roman" w:hAnsi="Helvetica Neue" w:cs="Times New Roman"/>
            <w:color w:val="337AB7"/>
            <w:kern w:val="0"/>
            <w:sz w:val="21"/>
            <w:szCs w:val="21"/>
            <w:lang w:eastAsia="fr-FR"/>
            <w14:ligatures w14:val="none"/>
          </w:rPr>
          <w:t xml:space="preserve"> et gynécologues</w:t>
        </w:r>
      </w:hyperlink>
    </w:p>
    <w:p w14:paraId="70211ED8" w14:textId="77777777" w:rsidR="007E31BF" w:rsidRPr="007E31BF" w:rsidRDefault="00000000" w:rsidP="007E31BF">
      <w:pPr>
        <w:numPr>
          <w:ilvl w:val="1"/>
          <w:numId w:val="1"/>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hyperlink r:id="rId9" w:anchor="pr%C3%A9paration-des-donn%C3%A9es" w:history="1">
        <w:r w:rsidR="007E31BF" w:rsidRPr="007E31BF">
          <w:rPr>
            <w:rFonts w:ascii="Helvetica Neue" w:eastAsia="Times New Roman" w:hAnsi="Helvetica Neue" w:cs="Times New Roman"/>
            <w:color w:val="337AB7"/>
            <w:kern w:val="0"/>
            <w:sz w:val="21"/>
            <w:szCs w:val="21"/>
            <w:lang w:eastAsia="fr-FR"/>
            <w14:ligatures w14:val="none"/>
          </w:rPr>
          <w:t>Préparation des données</w:t>
        </w:r>
      </w:hyperlink>
    </w:p>
    <w:p w14:paraId="41A9444D" w14:textId="77777777" w:rsidR="007E31BF" w:rsidRPr="007E31BF" w:rsidRDefault="00000000" w:rsidP="007E31BF">
      <w:pPr>
        <w:numPr>
          <w:ilvl w:val="2"/>
          <w:numId w:val="1"/>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hyperlink r:id="rId10" w:anchor="origine-des-donn%C3%A9es" w:history="1">
        <w:r w:rsidR="007E31BF" w:rsidRPr="007E31BF">
          <w:rPr>
            <w:rFonts w:ascii="Helvetica Neue" w:eastAsia="Times New Roman" w:hAnsi="Helvetica Neue" w:cs="Times New Roman"/>
            <w:color w:val="337AB7"/>
            <w:kern w:val="0"/>
            <w:sz w:val="21"/>
            <w:szCs w:val="21"/>
            <w:lang w:eastAsia="fr-FR"/>
            <w14:ligatures w14:val="none"/>
          </w:rPr>
          <w:t>Origine des données</w:t>
        </w:r>
      </w:hyperlink>
    </w:p>
    <w:p w14:paraId="15AE03BC" w14:textId="77777777" w:rsidR="007E31BF" w:rsidRPr="007E31BF" w:rsidRDefault="00000000" w:rsidP="007E31BF">
      <w:pPr>
        <w:numPr>
          <w:ilvl w:val="2"/>
          <w:numId w:val="1"/>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hyperlink r:id="rId11" w:anchor="import-des-donnees" w:history="1">
        <w:r w:rsidR="007E31BF" w:rsidRPr="007E31BF">
          <w:rPr>
            <w:rFonts w:ascii="Helvetica Neue" w:eastAsia="Times New Roman" w:hAnsi="Helvetica Neue" w:cs="Times New Roman"/>
            <w:color w:val="337AB7"/>
            <w:kern w:val="0"/>
            <w:sz w:val="21"/>
            <w:szCs w:val="21"/>
            <w:lang w:eastAsia="fr-FR"/>
            <w14:ligatures w14:val="none"/>
          </w:rPr>
          <w:t xml:space="preserve">Import des </w:t>
        </w:r>
        <w:proofErr w:type="spellStart"/>
        <w:r w:rsidR="007E31BF" w:rsidRPr="007E31BF">
          <w:rPr>
            <w:rFonts w:ascii="Helvetica Neue" w:eastAsia="Times New Roman" w:hAnsi="Helvetica Neue" w:cs="Times New Roman"/>
            <w:color w:val="337AB7"/>
            <w:kern w:val="0"/>
            <w:sz w:val="21"/>
            <w:szCs w:val="21"/>
            <w:lang w:eastAsia="fr-FR"/>
            <w14:ligatures w14:val="none"/>
          </w:rPr>
          <w:t>donnees</w:t>
        </w:r>
        <w:proofErr w:type="spellEnd"/>
      </w:hyperlink>
    </w:p>
    <w:p w14:paraId="4FD1FAE5" w14:textId="77777777" w:rsidR="007E31BF" w:rsidRPr="007E31BF" w:rsidRDefault="00000000" w:rsidP="007E31BF">
      <w:pPr>
        <w:numPr>
          <w:ilvl w:val="2"/>
          <w:numId w:val="1"/>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hyperlink r:id="rId12" w:anchor="nettoyage-des-tables-import%C3%A9es" w:history="1">
        <w:r w:rsidR="007E31BF" w:rsidRPr="007E31BF">
          <w:rPr>
            <w:rFonts w:ascii="Helvetica Neue" w:eastAsia="Times New Roman" w:hAnsi="Helvetica Neue" w:cs="Times New Roman"/>
            <w:color w:val="337AB7"/>
            <w:kern w:val="0"/>
            <w:sz w:val="21"/>
            <w:szCs w:val="21"/>
            <w:lang w:eastAsia="fr-FR"/>
            <w14:ligatures w14:val="none"/>
          </w:rPr>
          <w:t>Nettoyage des tables importées</w:t>
        </w:r>
      </w:hyperlink>
    </w:p>
    <w:p w14:paraId="4592F47D" w14:textId="77777777" w:rsidR="007E31BF" w:rsidRPr="007E31BF" w:rsidRDefault="00000000" w:rsidP="007E31BF">
      <w:pPr>
        <w:numPr>
          <w:ilvl w:val="2"/>
          <w:numId w:val="1"/>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hyperlink r:id="rId13" w:anchor="pr%C3%A9cisions-sur-les-variables-de-la-table-sagefemmegyne_clean" w:history="1">
        <w:r w:rsidR="007E31BF" w:rsidRPr="007E31BF">
          <w:rPr>
            <w:rFonts w:ascii="Helvetica Neue" w:eastAsia="Times New Roman" w:hAnsi="Helvetica Neue" w:cs="Times New Roman"/>
            <w:color w:val="337AB7"/>
            <w:kern w:val="0"/>
            <w:sz w:val="21"/>
            <w:szCs w:val="21"/>
            <w:lang w:eastAsia="fr-FR"/>
            <w14:ligatures w14:val="none"/>
          </w:rPr>
          <w:t xml:space="preserve">Précisions sur les variables de la table </w:t>
        </w:r>
        <w:proofErr w:type="spellStart"/>
        <w:r w:rsidR="007E31BF" w:rsidRPr="007E31BF">
          <w:rPr>
            <w:rFonts w:ascii="Helvetica Neue" w:eastAsia="Times New Roman" w:hAnsi="Helvetica Neue" w:cs="Times New Roman"/>
            <w:color w:val="337AB7"/>
            <w:kern w:val="0"/>
            <w:sz w:val="21"/>
            <w:szCs w:val="21"/>
            <w:lang w:eastAsia="fr-FR"/>
            <w14:ligatures w14:val="none"/>
          </w:rPr>
          <w:t>SagefemmeGyne_clean</w:t>
        </w:r>
        <w:proofErr w:type="spellEnd"/>
      </w:hyperlink>
    </w:p>
    <w:p w14:paraId="31BA3C53" w14:textId="77777777" w:rsidR="007E31BF" w:rsidRPr="007E31BF" w:rsidRDefault="00000000" w:rsidP="007E31BF">
      <w:pPr>
        <w:numPr>
          <w:ilvl w:val="1"/>
          <w:numId w:val="1"/>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hyperlink r:id="rId14" w:anchor="traitement-des-donn%C3%A9es" w:history="1">
        <w:r w:rsidR="007E31BF" w:rsidRPr="007E31BF">
          <w:rPr>
            <w:rFonts w:ascii="Helvetica Neue" w:eastAsia="Times New Roman" w:hAnsi="Helvetica Neue" w:cs="Times New Roman"/>
            <w:color w:val="337AB7"/>
            <w:kern w:val="0"/>
            <w:sz w:val="21"/>
            <w:szCs w:val="21"/>
            <w:lang w:eastAsia="fr-FR"/>
            <w14:ligatures w14:val="none"/>
          </w:rPr>
          <w:t>Traitement des données</w:t>
        </w:r>
      </w:hyperlink>
    </w:p>
    <w:p w14:paraId="50A8F89E" w14:textId="77777777" w:rsidR="007E31BF" w:rsidRPr="007E31BF" w:rsidRDefault="00000000" w:rsidP="007E31BF">
      <w:pPr>
        <w:numPr>
          <w:ilvl w:val="2"/>
          <w:numId w:val="1"/>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hyperlink r:id="rId15" w:anchor="ratachement-du-nom-du-r%C3%A9seau" w:history="1">
        <w:proofErr w:type="spellStart"/>
        <w:r w:rsidR="007E31BF" w:rsidRPr="007E31BF">
          <w:rPr>
            <w:rFonts w:ascii="Helvetica Neue" w:eastAsia="Times New Roman" w:hAnsi="Helvetica Neue" w:cs="Times New Roman"/>
            <w:color w:val="337AB7"/>
            <w:kern w:val="0"/>
            <w:sz w:val="21"/>
            <w:szCs w:val="21"/>
            <w:lang w:eastAsia="fr-FR"/>
            <w14:ligatures w14:val="none"/>
          </w:rPr>
          <w:t>Ratachement</w:t>
        </w:r>
        <w:proofErr w:type="spellEnd"/>
        <w:r w:rsidR="007E31BF" w:rsidRPr="007E31BF">
          <w:rPr>
            <w:rFonts w:ascii="Helvetica Neue" w:eastAsia="Times New Roman" w:hAnsi="Helvetica Neue" w:cs="Times New Roman"/>
            <w:color w:val="337AB7"/>
            <w:kern w:val="0"/>
            <w:sz w:val="21"/>
            <w:szCs w:val="21"/>
            <w:lang w:eastAsia="fr-FR"/>
            <w14:ligatures w14:val="none"/>
          </w:rPr>
          <w:t xml:space="preserve"> du nom du réseau</w:t>
        </w:r>
      </w:hyperlink>
    </w:p>
    <w:p w14:paraId="7D56B5A3" w14:textId="77777777" w:rsidR="007E31BF" w:rsidRPr="007E31BF" w:rsidRDefault="00000000" w:rsidP="007E31BF">
      <w:pPr>
        <w:numPr>
          <w:ilvl w:val="2"/>
          <w:numId w:val="1"/>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hyperlink r:id="rId16" w:anchor="lieux-avec-4-professionnels-ou-plus" w:history="1">
        <w:r w:rsidR="007E31BF" w:rsidRPr="007E31BF">
          <w:rPr>
            <w:rFonts w:ascii="Helvetica Neue" w:eastAsia="Times New Roman" w:hAnsi="Helvetica Neue" w:cs="Times New Roman"/>
            <w:color w:val="337AB7"/>
            <w:kern w:val="0"/>
            <w:sz w:val="21"/>
            <w:szCs w:val="21"/>
            <w:lang w:eastAsia="fr-FR"/>
            <w14:ligatures w14:val="none"/>
          </w:rPr>
          <w:t>Lieux avec 4 professionnels ou plus</w:t>
        </w:r>
      </w:hyperlink>
    </w:p>
    <w:p w14:paraId="0283322B" w14:textId="77777777" w:rsidR="007E31BF" w:rsidRPr="007E31BF" w:rsidRDefault="00000000" w:rsidP="007E31BF">
      <w:pPr>
        <w:numPr>
          <w:ilvl w:val="0"/>
          <w:numId w:val="1"/>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hyperlink r:id="rId17" w:anchor="b.-projections-des-capacit%C3%A9s-de-recrutement-des-maternit%C3%A9s" w:history="1">
        <w:r w:rsidR="007E31BF" w:rsidRPr="007E31BF">
          <w:rPr>
            <w:rFonts w:ascii="Helvetica Neue" w:eastAsia="Times New Roman" w:hAnsi="Helvetica Neue" w:cs="Times New Roman"/>
            <w:color w:val="337AB7"/>
            <w:kern w:val="0"/>
            <w:sz w:val="21"/>
            <w:szCs w:val="21"/>
            <w:lang w:eastAsia="fr-FR"/>
            <w14:ligatures w14:val="none"/>
          </w:rPr>
          <w:t>B. Projections des capacités de recrutement des maternités</w:t>
        </w:r>
      </w:hyperlink>
    </w:p>
    <w:p w14:paraId="7E284A26" w14:textId="77777777" w:rsidR="007E31BF" w:rsidRPr="007E31BF" w:rsidRDefault="00000000" w:rsidP="007E31BF">
      <w:pPr>
        <w:numPr>
          <w:ilvl w:val="1"/>
          <w:numId w:val="1"/>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hyperlink r:id="rId18" w:anchor="import-des-donn%C3%A9es" w:history="1">
        <w:r w:rsidR="007E31BF" w:rsidRPr="007E31BF">
          <w:rPr>
            <w:rFonts w:ascii="Helvetica Neue" w:eastAsia="Times New Roman" w:hAnsi="Helvetica Neue" w:cs="Times New Roman"/>
            <w:color w:val="337AB7"/>
            <w:kern w:val="0"/>
            <w:sz w:val="21"/>
            <w:szCs w:val="21"/>
            <w:lang w:eastAsia="fr-FR"/>
            <w14:ligatures w14:val="none"/>
          </w:rPr>
          <w:t>Import des données</w:t>
        </w:r>
      </w:hyperlink>
    </w:p>
    <w:p w14:paraId="6AB18C4A" w14:textId="77777777" w:rsidR="007E31BF" w:rsidRPr="007E31BF" w:rsidRDefault="00000000" w:rsidP="007E31BF">
      <w:pPr>
        <w:numPr>
          <w:ilvl w:val="1"/>
          <w:numId w:val="1"/>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hyperlink r:id="rId19" w:anchor="constitution-dune-table-projection" w:history="1">
        <w:r w:rsidR="007E31BF" w:rsidRPr="007E31BF">
          <w:rPr>
            <w:rFonts w:ascii="Helvetica Neue" w:eastAsia="Times New Roman" w:hAnsi="Helvetica Neue" w:cs="Times New Roman"/>
            <w:color w:val="337AB7"/>
            <w:kern w:val="0"/>
            <w:sz w:val="21"/>
            <w:szCs w:val="21"/>
            <w:lang w:eastAsia="fr-FR"/>
            <w14:ligatures w14:val="none"/>
          </w:rPr>
          <w:t>Constitution d’une table projection</w:t>
        </w:r>
      </w:hyperlink>
    </w:p>
    <w:p w14:paraId="385FE6A6" w14:textId="77777777" w:rsidR="007E31BF" w:rsidRPr="007E31BF" w:rsidRDefault="00000000" w:rsidP="007E31BF">
      <w:pPr>
        <w:numPr>
          <w:ilvl w:val="2"/>
          <w:numId w:val="1"/>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hyperlink r:id="rId20" w:anchor="les-variables-dentr%C3%A9es" w:history="1">
        <w:r w:rsidR="007E31BF" w:rsidRPr="007E31BF">
          <w:rPr>
            <w:rFonts w:ascii="Helvetica Neue" w:eastAsia="Times New Roman" w:hAnsi="Helvetica Neue" w:cs="Times New Roman"/>
            <w:color w:val="337AB7"/>
            <w:kern w:val="0"/>
            <w:sz w:val="21"/>
            <w:szCs w:val="21"/>
            <w:lang w:eastAsia="fr-FR"/>
            <w14:ligatures w14:val="none"/>
          </w:rPr>
          <w:t>Les variables d’entrées</w:t>
        </w:r>
      </w:hyperlink>
    </w:p>
    <w:p w14:paraId="52203A22" w14:textId="77777777" w:rsidR="007E31BF" w:rsidRPr="007E31BF" w:rsidRDefault="00000000" w:rsidP="007E31BF">
      <w:pPr>
        <w:numPr>
          <w:ilvl w:val="2"/>
          <w:numId w:val="1"/>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hyperlink r:id="rId21" w:anchor="les-scenarios" w:history="1">
        <w:r w:rsidR="007E31BF" w:rsidRPr="007E31BF">
          <w:rPr>
            <w:rFonts w:ascii="Helvetica Neue" w:eastAsia="Times New Roman" w:hAnsi="Helvetica Neue" w:cs="Times New Roman"/>
            <w:color w:val="337AB7"/>
            <w:kern w:val="0"/>
            <w:sz w:val="21"/>
            <w:szCs w:val="21"/>
            <w:lang w:eastAsia="fr-FR"/>
            <w14:ligatures w14:val="none"/>
          </w:rPr>
          <w:t>Les scenarios</w:t>
        </w:r>
      </w:hyperlink>
    </w:p>
    <w:p w14:paraId="3962FD4C" w14:textId="77777777" w:rsidR="007E31BF" w:rsidRPr="007E31BF" w:rsidRDefault="007E31BF" w:rsidP="007E31BF">
      <w:pPr>
        <w:spacing w:after="150"/>
        <w:rPr>
          <w:rFonts w:ascii="Helvetica Neue" w:eastAsia="Times New Roman" w:hAnsi="Helvetica Neue" w:cs="Times New Roman"/>
          <w:color w:val="333333"/>
          <w:kern w:val="0"/>
          <w:sz w:val="21"/>
          <w:szCs w:val="21"/>
          <w:lang w:eastAsia="fr-FR"/>
          <w14:ligatures w14:val="none"/>
        </w:rPr>
      </w:pPr>
      <w:proofErr w:type="gramStart"/>
      <w:r w:rsidRPr="007E31BF">
        <w:rPr>
          <w:rFonts w:ascii="Helvetica Neue" w:eastAsia="Times New Roman" w:hAnsi="Helvetica Neue" w:cs="Times New Roman"/>
          <w:i/>
          <w:iCs/>
          <w:color w:val="333333"/>
          <w:kern w:val="0"/>
          <w:sz w:val="21"/>
          <w:szCs w:val="21"/>
          <w:lang w:eastAsia="fr-FR"/>
          <w14:ligatures w14:val="none"/>
        </w:rPr>
        <w:t>pour</w:t>
      </w:r>
      <w:proofErr w:type="gramEnd"/>
      <w:r w:rsidRPr="007E31BF">
        <w:rPr>
          <w:rFonts w:ascii="Helvetica Neue" w:eastAsia="Times New Roman" w:hAnsi="Helvetica Neue" w:cs="Times New Roman"/>
          <w:i/>
          <w:iCs/>
          <w:color w:val="333333"/>
          <w:kern w:val="0"/>
          <w:sz w:val="21"/>
          <w:szCs w:val="21"/>
          <w:lang w:eastAsia="fr-FR"/>
          <w14:ligatures w14:val="none"/>
        </w:rPr>
        <w:t xml:space="preserve"> lire ce document sur une page plus lisible, cliquer sur Run all puis, une fois que le programme a tourné sur l’</w:t>
      </w:r>
      <w:proofErr w:type="spellStart"/>
      <w:r w:rsidRPr="007E31BF">
        <w:rPr>
          <w:rFonts w:ascii="Helvetica Neue" w:eastAsia="Times New Roman" w:hAnsi="Helvetica Neue" w:cs="Times New Roman"/>
          <w:i/>
          <w:iCs/>
          <w:color w:val="333333"/>
          <w:kern w:val="0"/>
          <w:sz w:val="21"/>
          <w:szCs w:val="21"/>
          <w:lang w:eastAsia="fr-FR"/>
          <w14:ligatures w14:val="none"/>
        </w:rPr>
        <w:t>icone</w:t>
      </w:r>
      <w:proofErr w:type="spellEnd"/>
      <w:r w:rsidRPr="007E31BF">
        <w:rPr>
          <w:rFonts w:ascii="Helvetica Neue" w:eastAsia="Times New Roman" w:hAnsi="Helvetica Neue" w:cs="Times New Roman"/>
          <w:i/>
          <w:iCs/>
          <w:color w:val="333333"/>
          <w:kern w:val="0"/>
          <w:sz w:val="21"/>
          <w:szCs w:val="21"/>
          <w:lang w:eastAsia="fr-FR"/>
          <w14:ligatures w14:val="none"/>
        </w:rPr>
        <w:t xml:space="preserve"> </w:t>
      </w:r>
      <w:proofErr w:type="spellStart"/>
      <w:r w:rsidRPr="007E31BF">
        <w:rPr>
          <w:rFonts w:ascii="Helvetica Neue" w:eastAsia="Times New Roman" w:hAnsi="Helvetica Neue" w:cs="Times New Roman"/>
          <w:i/>
          <w:iCs/>
          <w:color w:val="333333"/>
          <w:kern w:val="0"/>
          <w:sz w:val="21"/>
          <w:szCs w:val="21"/>
          <w:lang w:eastAsia="fr-FR"/>
          <w14:ligatures w14:val="none"/>
        </w:rPr>
        <w:t>Knit</w:t>
      </w:r>
      <w:proofErr w:type="spellEnd"/>
      <w:r w:rsidRPr="007E31BF">
        <w:rPr>
          <w:rFonts w:ascii="Helvetica Neue" w:eastAsia="Times New Roman" w:hAnsi="Helvetica Neue" w:cs="Times New Roman"/>
          <w:i/>
          <w:iCs/>
          <w:color w:val="333333"/>
          <w:kern w:val="0"/>
          <w:sz w:val="21"/>
          <w:szCs w:val="21"/>
          <w:lang w:eastAsia="fr-FR"/>
          <w14:ligatures w14:val="none"/>
        </w:rPr>
        <w:t xml:space="preserve"> (pelote) dans la </w:t>
      </w:r>
      <w:proofErr w:type="spellStart"/>
      <w:r w:rsidRPr="007E31BF">
        <w:rPr>
          <w:rFonts w:ascii="Helvetica Neue" w:eastAsia="Times New Roman" w:hAnsi="Helvetica Neue" w:cs="Times New Roman"/>
          <w:i/>
          <w:iCs/>
          <w:color w:val="333333"/>
          <w:kern w:val="0"/>
          <w:sz w:val="21"/>
          <w:szCs w:val="21"/>
          <w:lang w:eastAsia="fr-FR"/>
          <w14:ligatures w14:val="none"/>
        </w:rPr>
        <w:t>bare</w:t>
      </w:r>
      <w:proofErr w:type="spellEnd"/>
      <w:r w:rsidRPr="007E31BF">
        <w:rPr>
          <w:rFonts w:ascii="Helvetica Neue" w:eastAsia="Times New Roman" w:hAnsi="Helvetica Neue" w:cs="Times New Roman"/>
          <w:i/>
          <w:iCs/>
          <w:color w:val="333333"/>
          <w:kern w:val="0"/>
          <w:sz w:val="21"/>
          <w:szCs w:val="21"/>
          <w:lang w:eastAsia="fr-FR"/>
          <w14:ligatures w14:val="none"/>
        </w:rPr>
        <w:t xml:space="preserve"> d’outils et choisir “</w:t>
      </w:r>
      <w:proofErr w:type="spellStart"/>
      <w:r w:rsidRPr="007E31BF">
        <w:rPr>
          <w:rFonts w:ascii="Helvetica Neue" w:eastAsia="Times New Roman" w:hAnsi="Helvetica Neue" w:cs="Times New Roman"/>
          <w:i/>
          <w:iCs/>
          <w:color w:val="333333"/>
          <w:kern w:val="0"/>
          <w:sz w:val="21"/>
          <w:szCs w:val="21"/>
          <w:lang w:eastAsia="fr-FR"/>
          <w14:ligatures w14:val="none"/>
        </w:rPr>
        <w:t>Knit</w:t>
      </w:r>
      <w:proofErr w:type="spellEnd"/>
      <w:r w:rsidRPr="007E31BF">
        <w:rPr>
          <w:rFonts w:ascii="Helvetica Neue" w:eastAsia="Times New Roman" w:hAnsi="Helvetica Neue" w:cs="Times New Roman"/>
          <w:i/>
          <w:iCs/>
          <w:color w:val="333333"/>
          <w:kern w:val="0"/>
          <w:sz w:val="21"/>
          <w:szCs w:val="21"/>
          <w:lang w:eastAsia="fr-FR"/>
          <w14:ligatures w14:val="none"/>
        </w:rPr>
        <w:t xml:space="preserve"> to html”.</w:t>
      </w:r>
    </w:p>
    <w:p w14:paraId="259C295F" w14:textId="77777777" w:rsidR="007E31BF" w:rsidRPr="007E31BF" w:rsidRDefault="007E31BF" w:rsidP="007E31BF">
      <w:pPr>
        <w:spacing w:before="300" w:after="150"/>
        <w:outlineLvl w:val="0"/>
        <w:rPr>
          <w:rFonts w:ascii="inherit" w:eastAsia="Times New Roman" w:hAnsi="inherit" w:cs="Times New Roman"/>
          <w:color w:val="333333"/>
          <w:kern w:val="36"/>
          <w:sz w:val="51"/>
          <w:szCs w:val="51"/>
          <w:lang w:eastAsia="fr-FR"/>
          <w14:ligatures w14:val="none"/>
        </w:rPr>
      </w:pPr>
      <w:r w:rsidRPr="007E31BF">
        <w:rPr>
          <w:rFonts w:ascii="inherit" w:eastAsia="Times New Roman" w:hAnsi="inherit" w:cs="Times New Roman"/>
          <w:color w:val="333333"/>
          <w:kern w:val="36"/>
          <w:sz w:val="51"/>
          <w:szCs w:val="51"/>
          <w:lang w:eastAsia="fr-FR"/>
          <w14:ligatures w14:val="none"/>
        </w:rPr>
        <w:t>Introduction : objectif du document</w:t>
      </w:r>
    </w:p>
    <w:p w14:paraId="72EBF667" w14:textId="779538B2" w:rsidR="007E31BF" w:rsidRPr="007E31BF" w:rsidRDefault="007E31BF" w:rsidP="007E31BF">
      <w:pPr>
        <w:spacing w:after="150"/>
        <w:rPr>
          <w:rFonts w:ascii="Helvetica Neue" w:eastAsia="Times New Roman" w:hAnsi="Helvetica Neue" w:cs="Times New Roman"/>
          <w:color w:val="333333"/>
          <w:kern w:val="0"/>
          <w:sz w:val="21"/>
          <w:szCs w:val="21"/>
          <w:lang w:eastAsia="fr-FR"/>
          <w14:ligatures w14:val="none"/>
        </w:rPr>
      </w:pPr>
      <w:r w:rsidRPr="007E31BF">
        <w:rPr>
          <w:rFonts w:ascii="Helvetica Neue" w:eastAsia="Times New Roman" w:hAnsi="Helvetica Neue" w:cs="Times New Roman"/>
          <w:color w:val="333333"/>
          <w:kern w:val="0"/>
          <w:sz w:val="21"/>
          <w:szCs w:val="21"/>
          <w:lang w:eastAsia="fr-FR"/>
          <w14:ligatures w14:val="none"/>
        </w:rPr>
        <w:t xml:space="preserve">Dans le cadre de la cohorte </w:t>
      </w:r>
      <w:proofErr w:type="spellStart"/>
      <w:r w:rsidRPr="007E31BF">
        <w:rPr>
          <w:rFonts w:ascii="Helvetica Neue" w:eastAsia="Times New Roman" w:hAnsi="Helvetica Neue" w:cs="Times New Roman"/>
          <w:color w:val="333333"/>
          <w:kern w:val="0"/>
          <w:sz w:val="21"/>
          <w:szCs w:val="21"/>
          <w:lang w:eastAsia="fr-FR"/>
          <w14:ligatures w14:val="none"/>
        </w:rPr>
        <w:t>Filomene</w:t>
      </w:r>
      <w:proofErr w:type="spellEnd"/>
      <w:r w:rsidRPr="007E31BF">
        <w:rPr>
          <w:rFonts w:ascii="Helvetica Neue" w:eastAsia="Times New Roman" w:hAnsi="Helvetica Neue" w:cs="Times New Roman"/>
          <w:color w:val="333333"/>
          <w:kern w:val="0"/>
          <w:sz w:val="21"/>
          <w:szCs w:val="21"/>
          <w:lang w:eastAsia="fr-FR"/>
          <w14:ligatures w14:val="none"/>
        </w:rPr>
        <w:t xml:space="preserve">, l’équipe d’épidémiologie environnementale participe à la définition des protocoles de recrutement. Ce projet de programmation a pour objectif A) d’identifier des lieux de recrutement et B) de réaliser des scénarios de recrutement afin de </w:t>
      </w:r>
      <w:del w:id="0" w:author="Sarah Lyon-Caen" w:date="2026-05-05T16:41:00Z">
        <w:r w:rsidRPr="007E31BF" w:rsidDel="00EA48BF">
          <w:rPr>
            <w:rFonts w:ascii="Helvetica Neue" w:eastAsia="Times New Roman" w:hAnsi="Helvetica Neue" w:cs="Times New Roman"/>
            <w:color w:val="333333"/>
            <w:kern w:val="0"/>
            <w:sz w:val="21"/>
            <w:szCs w:val="21"/>
            <w:lang w:eastAsia="fr-FR"/>
            <w14:ligatures w14:val="none"/>
          </w:rPr>
          <w:delText>préciseer</w:delText>
        </w:r>
      </w:del>
      <w:ins w:id="1" w:author="Sarah Lyon-Caen" w:date="2026-05-05T16:41:00Z">
        <w:r w:rsidR="00EA48BF" w:rsidRPr="007E31BF">
          <w:rPr>
            <w:rFonts w:ascii="Helvetica Neue" w:eastAsia="Times New Roman" w:hAnsi="Helvetica Neue" w:cs="Times New Roman"/>
            <w:color w:val="333333"/>
            <w:kern w:val="0"/>
            <w:sz w:val="21"/>
            <w:szCs w:val="21"/>
            <w:lang w:eastAsia="fr-FR"/>
            <w14:ligatures w14:val="none"/>
          </w:rPr>
          <w:t>préciser</w:t>
        </w:r>
      </w:ins>
      <w:r w:rsidRPr="007E31BF">
        <w:rPr>
          <w:rFonts w:ascii="Helvetica Neue" w:eastAsia="Times New Roman" w:hAnsi="Helvetica Neue" w:cs="Times New Roman"/>
          <w:color w:val="333333"/>
          <w:kern w:val="0"/>
          <w:sz w:val="21"/>
          <w:szCs w:val="21"/>
          <w:lang w:eastAsia="fr-FR"/>
          <w14:ligatures w14:val="none"/>
        </w:rPr>
        <w:t xml:space="preserve"> les stratégies de recrutement. Le présent document précise comment lancer les programmes et détaille les étapes et choix réalisés. —</w:t>
      </w:r>
    </w:p>
    <w:p w14:paraId="6158C5E7" w14:textId="77777777" w:rsidR="007E31BF" w:rsidRPr="007E31BF" w:rsidRDefault="007E31BF" w:rsidP="007E31BF">
      <w:pPr>
        <w:spacing w:before="300" w:after="150"/>
        <w:outlineLvl w:val="0"/>
        <w:rPr>
          <w:rFonts w:ascii="inherit" w:eastAsia="Times New Roman" w:hAnsi="inherit" w:cs="Times New Roman"/>
          <w:color w:val="333333"/>
          <w:kern w:val="36"/>
          <w:sz w:val="51"/>
          <w:szCs w:val="51"/>
          <w:lang w:eastAsia="fr-FR"/>
          <w14:ligatures w14:val="none"/>
        </w:rPr>
      </w:pPr>
      <w:r w:rsidRPr="007E31BF">
        <w:rPr>
          <w:rFonts w:ascii="inherit" w:eastAsia="Times New Roman" w:hAnsi="inherit" w:cs="Times New Roman"/>
          <w:color w:val="333333"/>
          <w:kern w:val="36"/>
          <w:sz w:val="51"/>
          <w:szCs w:val="51"/>
          <w:lang w:eastAsia="fr-FR"/>
          <w14:ligatures w14:val="none"/>
        </w:rPr>
        <w:t>Prérequis et lancement des programmes</w:t>
      </w:r>
    </w:p>
    <w:p w14:paraId="25AD0BC2" w14:textId="77777777" w:rsidR="007E31BF" w:rsidRPr="007E31BF" w:rsidRDefault="007E31BF" w:rsidP="007E31BF">
      <w:pPr>
        <w:spacing w:after="150"/>
        <w:rPr>
          <w:rFonts w:ascii="Helvetica Neue" w:eastAsia="Times New Roman" w:hAnsi="Helvetica Neue" w:cs="Times New Roman"/>
          <w:color w:val="333333"/>
          <w:kern w:val="0"/>
          <w:sz w:val="21"/>
          <w:szCs w:val="21"/>
          <w:lang w:eastAsia="fr-FR"/>
          <w14:ligatures w14:val="none"/>
        </w:rPr>
      </w:pPr>
      <w:commentRangeStart w:id="2"/>
      <w:r w:rsidRPr="007E31BF">
        <w:rPr>
          <w:rFonts w:ascii="Helvetica Neue" w:eastAsia="Times New Roman" w:hAnsi="Helvetica Neue" w:cs="Times New Roman"/>
          <w:b/>
          <w:bCs/>
          <w:color w:val="333333"/>
          <w:kern w:val="0"/>
          <w:sz w:val="21"/>
          <w:szCs w:val="21"/>
          <w:lang w:eastAsia="fr-FR"/>
          <w14:ligatures w14:val="none"/>
        </w:rPr>
        <w:t xml:space="preserve">Pour installer les packages requis pour le lancement du présent document </w:t>
      </w:r>
      <w:proofErr w:type="spellStart"/>
      <w:r w:rsidRPr="007E31BF">
        <w:rPr>
          <w:rFonts w:ascii="Helvetica Neue" w:eastAsia="Times New Roman" w:hAnsi="Helvetica Neue" w:cs="Times New Roman"/>
          <w:b/>
          <w:bCs/>
          <w:color w:val="333333"/>
          <w:kern w:val="0"/>
          <w:sz w:val="21"/>
          <w:szCs w:val="21"/>
          <w:lang w:eastAsia="fr-FR"/>
          <w14:ligatures w14:val="none"/>
        </w:rPr>
        <w:t>rmd</w:t>
      </w:r>
      <w:proofErr w:type="spellEnd"/>
      <w:r w:rsidRPr="007E31BF">
        <w:rPr>
          <w:rFonts w:ascii="Helvetica Neue" w:eastAsia="Times New Roman" w:hAnsi="Helvetica Neue" w:cs="Times New Roman"/>
          <w:b/>
          <w:bCs/>
          <w:color w:val="333333"/>
          <w:kern w:val="0"/>
          <w:sz w:val="21"/>
          <w:szCs w:val="21"/>
          <w:lang w:eastAsia="fr-FR"/>
          <w14:ligatures w14:val="none"/>
        </w:rPr>
        <w:t xml:space="preserve"> et nettoyer l’espace de travail : les 2 blocs de codes suivants ont été lancés lors du Run all ou à lancer ici :</w:t>
      </w:r>
      <w:commentRangeEnd w:id="2"/>
      <w:r w:rsidR="00EA48BF" w:rsidRPr="007E31BF">
        <w:rPr>
          <w:rStyle w:val="Marquedecommentaire"/>
          <w:rFonts w:ascii="Helvetica Neue" w:eastAsia="Times New Roman" w:hAnsi="Helvetica Neue" w:cs="Times New Roman"/>
          <w:color w:val="333333"/>
          <w:kern w:val="0"/>
          <w:sz w:val="21"/>
          <w:szCs w:val="21"/>
          <w:lang w:eastAsia="fr-FR"/>
          <w14:ligatures w14:val="none"/>
        </w:rPr>
        <w:commentReference w:id="2"/>
      </w:r>
    </w:p>
    <w:p w14:paraId="7AA8C6F9" w14:textId="77777777" w:rsidR="007E31BF" w:rsidRPr="007E31BF" w:rsidRDefault="007E31BF" w:rsidP="007E31BF">
      <w:pPr>
        <w:spacing w:after="150"/>
        <w:rPr>
          <w:rFonts w:ascii="Helvetica Neue" w:eastAsia="Times New Roman" w:hAnsi="Helvetica Neue" w:cs="Times New Roman"/>
          <w:color w:val="333333"/>
          <w:kern w:val="0"/>
          <w:sz w:val="21"/>
          <w:szCs w:val="21"/>
          <w:lang w:eastAsia="fr-FR"/>
          <w14:ligatures w14:val="none"/>
        </w:rPr>
      </w:pPr>
      <w:r w:rsidRPr="007E31BF">
        <w:rPr>
          <w:rFonts w:ascii="Helvetica Neue" w:eastAsia="Times New Roman" w:hAnsi="Helvetica Neue" w:cs="Times New Roman"/>
          <w:b/>
          <w:bCs/>
          <w:color w:val="333333"/>
          <w:kern w:val="0"/>
          <w:sz w:val="21"/>
          <w:szCs w:val="21"/>
          <w:lang w:eastAsia="fr-FR"/>
          <w14:ligatures w14:val="none"/>
        </w:rPr>
        <w:t>Pour lancer les programmes</w:t>
      </w:r>
      <w:r w:rsidRPr="007E31BF">
        <w:rPr>
          <w:rFonts w:ascii="Helvetica Neue" w:eastAsia="Times New Roman" w:hAnsi="Helvetica Neue" w:cs="Times New Roman"/>
          <w:color w:val="333333"/>
          <w:kern w:val="0"/>
          <w:sz w:val="21"/>
          <w:szCs w:val="21"/>
          <w:lang w:eastAsia="fr-FR"/>
          <w14:ligatures w14:val="none"/>
        </w:rPr>
        <w:t> : dans le dossier Script, ouvrir les programmes suivants :</w:t>
      </w:r>
    </w:p>
    <w:p w14:paraId="37E632D2" w14:textId="77777777" w:rsidR="007E31BF" w:rsidRPr="007E31BF" w:rsidRDefault="007E31BF" w:rsidP="007E31BF">
      <w:pPr>
        <w:numPr>
          <w:ilvl w:val="0"/>
          <w:numId w:val="2"/>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proofErr w:type="gramStart"/>
      <w:r w:rsidRPr="007E31BF">
        <w:rPr>
          <w:rFonts w:ascii="Helvetica Neue" w:eastAsia="Times New Roman" w:hAnsi="Helvetica Neue" w:cs="Times New Roman"/>
          <w:color w:val="333333"/>
          <w:kern w:val="0"/>
          <w:sz w:val="21"/>
          <w:szCs w:val="21"/>
          <w:lang w:eastAsia="fr-FR"/>
          <w14:ligatures w14:val="none"/>
        </w:rPr>
        <w:t>pour</w:t>
      </w:r>
      <w:proofErr w:type="gramEnd"/>
      <w:r w:rsidRPr="007E31BF">
        <w:rPr>
          <w:rFonts w:ascii="Helvetica Neue" w:eastAsia="Times New Roman" w:hAnsi="Helvetica Neue" w:cs="Times New Roman"/>
          <w:color w:val="333333"/>
          <w:kern w:val="0"/>
          <w:sz w:val="21"/>
          <w:szCs w:val="21"/>
          <w:lang w:eastAsia="fr-FR"/>
          <w14:ligatures w14:val="none"/>
        </w:rPr>
        <w:t xml:space="preserve"> le travail sur le groupement : ouvrir le dossier </w:t>
      </w:r>
      <w:proofErr w:type="spellStart"/>
      <w:r w:rsidRPr="007E31BF">
        <w:rPr>
          <w:rFonts w:ascii="Helvetica Neue" w:eastAsia="Times New Roman" w:hAnsi="Helvetica Neue" w:cs="Times New Roman"/>
          <w:color w:val="333333"/>
          <w:kern w:val="0"/>
          <w:sz w:val="21"/>
          <w:szCs w:val="21"/>
          <w:lang w:eastAsia="fr-FR"/>
          <w14:ligatures w14:val="none"/>
        </w:rPr>
        <w:t>A_groupement</w:t>
      </w:r>
      <w:proofErr w:type="spellEnd"/>
      <w:r w:rsidRPr="007E31BF">
        <w:rPr>
          <w:rFonts w:ascii="Helvetica Neue" w:eastAsia="Times New Roman" w:hAnsi="Helvetica Neue" w:cs="Times New Roman"/>
          <w:color w:val="333333"/>
          <w:kern w:val="0"/>
          <w:sz w:val="21"/>
          <w:szCs w:val="21"/>
          <w:lang w:eastAsia="fr-FR"/>
          <w14:ligatures w14:val="none"/>
        </w:rPr>
        <w:t>, et lancer le script </w:t>
      </w:r>
      <w:commentRangeStart w:id="3"/>
      <w:r w:rsidRPr="007E31BF">
        <w:rPr>
          <w:rFonts w:ascii="Helvetica Neue" w:eastAsia="Times New Roman" w:hAnsi="Helvetica Neue" w:cs="Times New Roman"/>
          <w:i/>
          <w:iCs/>
          <w:color w:val="333333"/>
          <w:kern w:val="0"/>
          <w:sz w:val="21"/>
          <w:szCs w:val="21"/>
          <w:lang w:eastAsia="fr-FR"/>
          <w14:ligatures w14:val="none"/>
        </w:rPr>
        <w:t>A2_groupement_main.R</w:t>
      </w:r>
      <w:commentRangeEnd w:id="3"/>
      <w:r w:rsidR="00EA48BF" w:rsidRPr="007E31BF">
        <w:rPr>
          <w:rStyle w:val="Marquedecommentaire"/>
          <w:rFonts w:ascii="Helvetica Neue" w:eastAsia="Times New Roman" w:hAnsi="Helvetica Neue" w:cs="Times New Roman"/>
          <w:color w:val="333333"/>
          <w:kern w:val="0"/>
          <w:sz w:val="21"/>
          <w:szCs w:val="21"/>
          <w:lang w:eastAsia="fr-FR"/>
          <w14:ligatures w14:val="none"/>
        </w:rPr>
        <w:commentReference w:id="3"/>
      </w:r>
    </w:p>
    <w:p w14:paraId="15387F94" w14:textId="77777777" w:rsidR="007E31BF" w:rsidRPr="007E31BF" w:rsidRDefault="007E31BF" w:rsidP="007E31BF">
      <w:pPr>
        <w:numPr>
          <w:ilvl w:val="0"/>
          <w:numId w:val="2"/>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proofErr w:type="gramStart"/>
      <w:r w:rsidRPr="007E31BF">
        <w:rPr>
          <w:rFonts w:ascii="Helvetica Neue" w:eastAsia="Times New Roman" w:hAnsi="Helvetica Neue" w:cs="Times New Roman"/>
          <w:color w:val="333333"/>
          <w:kern w:val="0"/>
          <w:sz w:val="21"/>
          <w:szCs w:val="21"/>
          <w:lang w:eastAsia="fr-FR"/>
          <w14:ligatures w14:val="none"/>
        </w:rPr>
        <w:t>pour</w:t>
      </w:r>
      <w:proofErr w:type="gramEnd"/>
      <w:r w:rsidRPr="007E31BF">
        <w:rPr>
          <w:rFonts w:ascii="Helvetica Neue" w:eastAsia="Times New Roman" w:hAnsi="Helvetica Neue" w:cs="Times New Roman"/>
          <w:color w:val="333333"/>
          <w:kern w:val="0"/>
          <w:sz w:val="21"/>
          <w:szCs w:val="21"/>
          <w:lang w:eastAsia="fr-FR"/>
          <w14:ligatures w14:val="none"/>
        </w:rPr>
        <w:t xml:space="preserve"> le travail sur les projections : ouvrir le dossier </w:t>
      </w:r>
      <w:proofErr w:type="spellStart"/>
      <w:r w:rsidRPr="007E31BF">
        <w:rPr>
          <w:rFonts w:ascii="Helvetica Neue" w:eastAsia="Times New Roman" w:hAnsi="Helvetica Neue" w:cs="Times New Roman"/>
          <w:color w:val="333333"/>
          <w:kern w:val="0"/>
          <w:sz w:val="21"/>
          <w:szCs w:val="21"/>
          <w:lang w:eastAsia="fr-FR"/>
          <w14:ligatures w14:val="none"/>
        </w:rPr>
        <w:t>B_projection</w:t>
      </w:r>
      <w:proofErr w:type="spellEnd"/>
      <w:r w:rsidRPr="007E31BF">
        <w:rPr>
          <w:rFonts w:ascii="Helvetica Neue" w:eastAsia="Times New Roman" w:hAnsi="Helvetica Neue" w:cs="Times New Roman"/>
          <w:color w:val="333333"/>
          <w:kern w:val="0"/>
          <w:sz w:val="21"/>
          <w:szCs w:val="21"/>
          <w:lang w:eastAsia="fr-FR"/>
          <w14:ligatures w14:val="none"/>
        </w:rPr>
        <w:t>, et lancer le script </w:t>
      </w:r>
      <w:r w:rsidRPr="007E31BF">
        <w:rPr>
          <w:rFonts w:ascii="Helvetica Neue" w:eastAsia="Times New Roman" w:hAnsi="Helvetica Neue" w:cs="Times New Roman"/>
          <w:i/>
          <w:iCs/>
          <w:color w:val="333333"/>
          <w:kern w:val="0"/>
          <w:sz w:val="21"/>
          <w:szCs w:val="21"/>
          <w:lang w:eastAsia="fr-FR"/>
          <w14:ligatures w14:val="none"/>
        </w:rPr>
        <w:t>B2_projection_main.R</w:t>
      </w:r>
    </w:p>
    <w:p w14:paraId="338309B6" w14:textId="77777777" w:rsidR="007E31BF" w:rsidRPr="007E31BF" w:rsidRDefault="007E31BF" w:rsidP="007E31BF">
      <w:pPr>
        <w:spacing w:before="300" w:after="150"/>
        <w:outlineLvl w:val="0"/>
        <w:rPr>
          <w:rFonts w:ascii="inherit" w:eastAsia="Times New Roman" w:hAnsi="inherit" w:cs="Times New Roman"/>
          <w:color w:val="333333"/>
          <w:kern w:val="36"/>
          <w:sz w:val="51"/>
          <w:szCs w:val="51"/>
          <w:lang w:eastAsia="fr-FR"/>
          <w14:ligatures w14:val="none"/>
        </w:rPr>
      </w:pPr>
      <w:r w:rsidRPr="007E31BF">
        <w:rPr>
          <w:rFonts w:ascii="inherit" w:eastAsia="Times New Roman" w:hAnsi="inherit" w:cs="Times New Roman"/>
          <w:color w:val="333333"/>
          <w:kern w:val="36"/>
          <w:sz w:val="51"/>
          <w:szCs w:val="51"/>
          <w:lang w:eastAsia="fr-FR"/>
          <w14:ligatures w14:val="none"/>
        </w:rPr>
        <w:lastRenderedPageBreak/>
        <w:t xml:space="preserve">A. Identification des lieux d’exercice des </w:t>
      </w:r>
      <w:proofErr w:type="spellStart"/>
      <w:r w:rsidRPr="007E31BF">
        <w:rPr>
          <w:rFonts w:ascii="inherit" w:eastAsia="Times New Roman" w:hAnsi="inherit" w:cs="Times New Roman"/>
          <w:color w:val="333333"/>
          <w:kern w:val="36"/>
          <w:sz w:val="51"/>
          <w:szCs w:val="51"/>
          <w:lang w:eastAsia="fr-FR"/>
          <w14:ligatures w14:val="none"/>
        </w:rPr>
        <w:t>sages-femmes</w:t>
      </w:r>
      <w:proofErr w:type="spellEnd"/>
      <w:r w:rsidRPr="007E31BF">
        <w:rPr>
          <w:rFonts w:ascii="inherit" w:eastAsia="Times New Roman" w:hAnsi="inherit" w:cs="Times New Roman"/>
          <w:color w:val="333333"/>
          <w:kern w:val="36"/>
          <w:sz w:val="51"/>
          <w:szCs w:val="51"/>
          <w:lang w:eastAsia="fr-FR"/>
          <w14:ligatures w14:val="none"/>
        </w:rPr>
        <w:t xml:space="preserve"> et gynécologues</w:t>
      </w:r>
    </w:p>
    <w:p w14:paraId="451866C1" w14:textId="77777777" w:rsidR="007E31BF" w:rsidRPr="007E31BF" w:rsidRDefault="007E31BF" w:rsidP="007E31BF">
      <w:pPr>
        <w:rPr>
          <w:rFonts w:ascii="Helvetica Neue" w:eastAsia="Times New Roman" w:hAnsi="Helvetica Neue" w:cs="Times New Roman"/>
          <w:color w:val="333333"/>
          <w:kern w:val="0"/>
          <w:sz w:val="21"/>
          <w:szCs w:val="21"/>
          <w:lang w:eastAsia="fr-FR"/>
          <w14:ligatures w14:val="none"/>
        </w:rPr>
      </w:pPr>
      <w:r w:rsidRPr="007E31BF">
        <w:rPr>
          <w:rFonts w:ascii="Helvetica Neue" w:eastAsia="Times New Roman" w:hAnsi="Helvetica Neue" w:cs="Times New Roman"/>
          <w:color w:val="333333"/>
          <w:kern w:val="0"/>
          <w:sz w:val="21"/>
          <w:szCs w:val="21"/>
          <w:lang w:eastAsia="fr-FR"/>
          <w14:ligatures w14:val="none"/>
        </w:rPr>
        <w:t>Schéma des étapes du code</w:t>
      </w:r>
    </w:p>
    <w:p w14:paraId="542AD992" w14:textId="77777777" w:rsidR="007E31BF" w:rsidRPr="007E31BF" w:rsidRDefault="007E31BF" w:rsidP="007E31BF">
      <w:pPr>
        <w:spacing w:before="300" w:after="150"/>
        <w:outlineLvl w:val="1"/>
        <w:rPr>
          <w:rFonts w:ascii="inherit" w:eastAsia="Times New Roman" w:hAnsi="inherit" w:cs="Times New Roman"/>
          <w:color w:val="333333"/>
          <w:kern w:val="0"/>
          <w:sz w:val="45"/>
          <w:szCs w:val="45"/>
          <w:lang w:eastAsia="fr-FR"/>
          <w14:ligatures w14:val="none"/>
        </w:rPr>
      </w:pPr>
      <w:r w:rsidRPr="007E31BF">
        <w:rPr>
          <w:rFonts w:ascii="inherit" w:eastAsia="Times New Roman" w:hAnsi="inherit" w:cs="Times New Roman"/>
          <w:color w:val="333333"/>
          <w:kern w:val="0"/>
          <w:sz w:val="45"/>
          <w:szCs w:val="45"/>
          <w:lang w:eastAsia="fr-FR"/>
          <w14:ligatures w14:val="none"/>
        </w:rPr>
        <w:t>Préparation des données</w:t>
      </w:r>
    </w:p>
    <w:p w14:paraId="0AE99F9E" w14:textId="1D7CE139" w:rsidR="007E31BF" w:rsidRPr="007E31BF" w:rsidRDefault="007E31BF" w:rsidP="007E31BF">
      <w:pPr>
        <w:spacing w:before="300" w:after="150"/>
        <w:outlineLvl w:val="2"/>
        <w:rPr>
          <w:rFonts w:ascii="inherit" w:eastAsia="Times New Roman" w:hAnsi="inherit" w:cs="Times New Roman"/>
          <w:color w:val="333333"/>
          <w:kern w:val="0"/>
          <w:sz w:val="36"/>
          <w:szCs w:val="36"/>
          <w:lang w:eastAsia="fr-FR"/>
          <w14:ligatures w14:val="none"/>
        </w:rPr>
      </w:pPr>
      <w:r w:rsidRPr="007E31BF">
        <w:rPr>
          <w:rFonts w:ascii="inherit" w:eastAsia="Times New Roman" w:hAnsi="inherit" w:cs="Times New Roman"/>
          <w:color w:val="333333"/>
          <w:kern w:val="0"/>
          <w:sz w:val="36"/>
          <w:szCs w:val="36"/>
          <w:lang w:eastAsia="fr-FR"/>
          <w14:ligatures w14:val="none"/>
        </w:rPr>
        <w:t>Origine des données</w:t>
      </w:r>
    </w:p>
    <w:p w14:paraId="476E29AC" w14:textId="77777777" w:rsidR="00EA48BF" w:rsidRDefault="00EA48BF" w:rsidP="00EA48BF">
      <w:pPr>
        <w:pStyle w:val="Paragraphedeliste"/>
        <w:numPr>
          <w:ilvl w:val="0"/>
          <w:numId w:val="7"/>
        </w:numPr>
        <w:spacing w:after="150"/>
        <w:rPr>
          <w:rFonts w:ascii="Helvetica Neue" w:eastAsia="Times New Roman" w:hAnsi="Helvetica Neue" w:cs="Times New Roman"/>
          <w:color w:val="333333"/>
          <w:kern w:val="0"/>
          <w:sz w:val="21"/>
          <w:szCs w:val="21"/>
          <w:lang w:eastAsia="fr-FR"/>
          <w14:ligatures w14:val="none"/>
        </w:rPr>
      </w:pPr>
      <w:r>
        <w:rPr>
          <w:rFonts w:ascii="Helvetica Neue" w:eastAsia="Times New Roman" w:hAnsi="Helvetica Neue" w:cs="Times New Roman"/>
          <w:color w:val="333333"/>
          <w:kern w:val="0"/>
          <w:sz w:val="21"/>
          <w:szCs w:val="21"/>
          <w:lang w:eastAsia="fr-FR"/>
          <w14:ligatures w14:val="none"/>
        </w:rPr>
        <w:t>P</w:t>
      </w:r>
      <w:r w:rsidRPr="00EA78FE">
        <w:rPr>
          <w:rFonts w:ascii="Helvetica Neue" w:eastAsia="Times New Roman" w:hAnsi="Helvetica Neue" w:cs="Times New Roman"/>
          <w:color w:val="333333"/>
          <w:kern w:val="0"/>
          <w:sz w:val="21"/>
          <w:szCs w:val="21"/>
          <w:lang w:eastAsia="fr-FR"/>
          <w14:ligatures w14:val="none"/>
        </w:rPr>
        <w:t>rofessionnels de santé</w:t>
      </w:r>
      <w:r>
        <w:rPr>
          <w:rFonts w:ascii="Helvetica Neue" w:eastAsia="Times New Roman" w:hAnsi="Helvetica Neue" w:cs="Times New Roman"/>
          <w:color w:val="333333"/>
          <w:kern w:val="0"/>
          <w:sz w:val="21"/>
          <w:szCs w:val="21"/>
          <w:lang w:eastAsia="fr-FR"/>
          <w14:ligatures w14:val="none"/>
        </w:rPr>
        <w:t xml:space="preserve"> : </w:t>
      </w:r>
      <w:r w:rsidRPr="00EA78FE">
        <w:rPr>
          <w:rFonts w:ascii="Helvetica Neue" w:eastAsia="Times New Roman" w:hAnsi="Helvetica Neue" w:cs="Times New Roman"/>
          <w:color w:val="333333"/>
          <w:kern w:val="0"/>
          <w:sz w:val="21"/>
          <w:szCs w:val="21"/>
          <w:lang w:eastAsia="fr-FR"/>
          <w14:ligatures w14:val="none"/>
        </w:rPr>
        <w:t xml:space="preserve"> </w:t>
      </w:r>
    </w:p>
    <w:p w14:paraId="6D66DE1F" w14:textId="38527F06" w:rsidR="00EA48BF" w:rsidRDefault="00EA48BF" w:rsidP="00EA48BF">
      <w:pPr>
        <w:pStyle w:val="Paragraphedeliste"/>
        <w:numPr>
          <w:ilvl w:val="1"/>
          <w:numId w:val="7"/>
        </w:numPr>
        <w:spacing w:after="150"/>
        <w:rPr>
          <w:rFonts w:ascii="Helvetica Neue" w:eastAsia="Times New Roman" w:hAnsi="Helvetica Neue" w:cs="Times New Roman"/>
          <w:color w:val="333333"/>
          <w:kern w:val="0"/>
          <w:sz w:val="21"/>
          <w:szCs w:val="21"/>
          <w:lang w:eastAsia="fr-FR"/>
          <w14:ligatures w14:val="none"/>
        </w:rPr>
      </w:pPr>
      <w:r>
        <w:rPr>
          <w:rFonts w:ascii="Helvetica Neue" w:eastAsia="Times New Roman" w:hAnsi="Helvetica Neue" w:cs="Times New Roman"/>
          <w:color w:val="333333"/>
          <w:kern w:val="0"/>
          <w:sz w:val="21"/>
          <w:szCs w:val="21"/>
          <w:lang w:eastAsia="fr-FR"/>
          <w14:ligatures w14:val="none"/>
        </w:rPr>
        <w:t>Source : l</w:t>
      </w:r>
      <w:r w:rsidR="007E31BF" w:rsidRPr="00F10D41">
        <w:rPr>
          <w:rFonts w:ascii="Helvetica Neue" w:eastAsia="Times New Roman" w:hAnsi="Helvetica Neue" w:cs="Times New Roman"/>
          <w:color w:val="333333"/>
          <w:kern w:val="0"/>
          <w:sz w:val="21"/>
          <w:szCs w:val="21"/>
          <w:lang w:eastAsia="fr-FR"/>
          <w14:ligatures w14:val="none"/>
        </w:rPr>
        <w:t>es données proviennent de l’ARS AURA (Auvergne-Rhône-Alpes) : </w:t>
      </w:r>
      <w:hyperlink r:id="rId26" w:history="1">
        <w:r w:rsidR="007E31BF" w:rsidRPr="00F10D41">
          <w:rPr>
            <w:rFonts w:ascii="Helvetica Neue" w:eastAsia="Times New Roman" w:hAnsi="Helvetica Neue" w:cs="Times New Roman"/>
            <w:color w:val="337AB7"/>
            <w:kern w:val="0"/>
            <w:sz w:val="21"/>
            <w:szCs w:val="21"/>
            <w:lang w:eastAsia="fr-FR"/>
            <w14:ligatures w14:val="none"/>
          </w:rPr>
          <w:t>lien vers les fichiers sources du site de l’ARS</w:t>
        </w:r>
      </w:hyperlink>
      <w:r w:rsidR="007E31BF" w:rsidRPr="00F10D41">
        <w:rPr>
          <w:rFonts w:ascii="Helvetica Neue" w:eastAsia="Times New Roman" w:hAnsi="Helvetica Neue" w:cs="Times New Roman"/>
          <w:color w:val="333333"/>
          <w:kern w:val="0"/>
          <w:sz w:val="21"/>
          <w:szCs w:val="21"/>
          <w:lang w:eastAsia="fr-FR"/>
          <w14:ligatures w14:val="none"/>
        </w:rPr>
        <w:t xml:space="preserve">. </w:t>
      </w:r>
    </w:p>
    <w:p w14:paraId="7EE75177" w14:textId="08455D69" w:rsidR="00EA48BF" w:rsidRDefault="00EA48BF" w:rsidP="00F10D41">
      <w:pPr>
        <w:pStyle w:val="Paragraphedeliste"/>
        <w:numPr>
          <w:ilvl w:val="1"/>
          <w:numId w:val="7"/>
        </w:numPr>
        <w:spacing w:after="150"/>
        <w:rPr>
          <w:rFonts w:ascii="Helvetica Neue" w:eastAsia="Times New Roman" w:hAnsi="Helvetica Neue" w:cs="Times New Roman"/>
          <w:color w:val="333333"/>
          <w:kern w:val="0"/>
          <w:sz w:val="21"/>
          <w:szCs w:val="21"/>
          <w:lang w:eastAsia="fr-FR"/>
          <w14:ligatures w14:val="none"/>
        </w:rPr>
      </w:pPr>
      <w:r>
        <w:rPr>
          <w:rFonts w:ascii="Helvetica Neue" w:eastAsia="Times New Roman" w:hAnsi="Helvetica Neue" w:cs="Times New Roman"/>
          <w:color w:val="333333"/>
          <w:kern w:val="0"/>
          <w:sz w:val="21"/>
          <w:szCs w:val="21"/>
          <w:lang w:eastAsia="fr-FR"/>
          <w14:ligatures w14:val="none"/>
        </w:rPr>
        <w:t>F</w:t>
      </w:r>
      <w:r w:rsidR="007E31BF" w:rsidRPr="00F10D41">
        <w:rPr>
          <w:rFonts w:ascii="Helvetica Neue" w:eastAsia="Times New Roman" w:hAnsi="Helvetica Neue" w:cs="Times New Roman"/>
          <w:color w:val="333333"/>
          <w:kern w:val="0"/>
          <w:sz w:val="21"/>
          <w:szCs w:val="21"/>
          <w:lang w:eastAsia="fr-FR"/>
          <w14:ligatures w14:val="none"/>
        </w:rPr>
        <w:t>ichiers extraits sont</w:t>
      </w:r>
      <w:r>
        <w:rPr>
          <w:rFonts w:ascii="Helvetica Neue" w:eastAsia="Times New Roman" w:hAnsi="Helvetica Neue" w:cs="Times New Roman"/>
          <w:color w:val="333333"/>
          <w:kern w:val="0"/>
          <w:sz w:val="21"/>
          <w:szCs w:val="21"/>
          <w:lang w:eastAsia="fr-FR"/>
          <w14:ligatures w14:val="none"/>
        </w:rPr>
        <w:t xml:space="preserve"> : </w:t>
      </w:r>
    </w:p>
    <w:p w14:paraId="25B3AF22" w14:textId="72ED92CB" w:rsidR="00EA48BF" w:rsidRDefault="007E31BF" w:rsidP="00F10D41">
      <w:pPr>
        <w:pStyle w:val="Paragraphedeliste"/>
        <w:numPr>
          <w:ilvl w:val="2"/>
          <w:numId w:val="7"/>
        </w:numPr>
        <w:spacing w:after="150"/>
        <w:rPr>
          <w:rFonts w:ascii="Helvetica Neue" w:eastAsia="Times New Roman" w:hAnsi="Helvetica Neue" w:cs="Times New Roman"/>
          <w:color w:val="333333"/>
          <w:kern w:val="0"/>
          <w:sz w:val="21"/>
          <w:szCs w:val="21"/>
          <w:lang w:eastAsia="fr-FR"/>
          <w14:ligatures w14:val="none"/>
        </w:rPr>
      </w:pPr>
      <w:proofErr w:type="gramStart"/>
      <w:r w:rsidRPr="00F10D41">
        <w:rPr>
          <w:rFonts w:ascii="Helvetica Neue" w:eastAsia="Times New Roman" w:hAnsi="Helvetica Neue" w:cs="Times New Roman"/>
          <w:color w:val="333333"/>
          <w:kern w:val="0"/>
          <w:sz w:val="21"/>
          <w:szCs w:val="21"/>
          <w:lang w:eastAsia="fr-FR"/>
          <w14:ligatures w14:val="none"/>
        </w:rPr>
        <w:t>le</w:t>
      </w:r>
      <w:proofErr w:type="gramEnd"/>
      <w:r w:rsidRPr="00F10D41">
        <w:rPr>
          <w:rFonts w:ascii="Helvetica Neue" w:eastAsia="Times New Roman" w:hAnsi="Helvetica Neue" w:cs="Times New Roman"/>
          <w:color w:val="333333"/>
          <w:kern w:val="0"/>
          <w:sz w:val="21"/>
          <w:szCs w:val="21"/>
          <w:lang w:eastAsia="fr-FR"/>
          <w14:ligatures w14:val="none"/>
        </w:rPr>
        <w:t xml:space="preserve"> fichier des sages femmes</w:t>
      </w:r>
      <w:r w:rsidR="00EA48BF">
        <w:rPr>
          <w:rFonts w:ascii="Helvetica Neue" w:eastAsia="Times New Roman" w:hAnsi="Helvetica Neue" w:cs="Times New Roman"/>
          <w:color w:val="333333"/>
          <w:kern w:val="0"/>
          <w:sz w:val="21"/>
          <w:szCs w:val="21"/>
          <w:lang w:eastAsia="fr-FR"/>
          <w14:ligatures w14:val="none"/>
        </w:rPr>
        <w:t xml:space="preserve"> : </w:t>
      </w:r>
      <w:ins w:id="4" w:author="Dorine" w:date="2026-05-07T15:30:00Z">
        <w:r w:rsidR="00F10D41" w:rsidRPr="00F10D41">
          <w:rPr>
            <w:rFonts w:ascii="Helvetica Neue" w:eastAsia="Times New Roman" w:hAnsi="Helvetica Neue" w:cs="Times New Roman"/>
            <w:color w:val="333333"/>
            <w:kern w:val="0"/>
            <w:sz w:val="21"/>
            <w:szCs w:val="21"/>
            <w:lang w:eastAsia="fr-FR"/>
            <w14:ligatures w14:val="none"/>
          </w:rPr>
          <w:t>Sage-femme_Février2025.xlsx</w:t>
        </w:r>
      </w:ins>
      <w:del w:id="5" w:author="Dorine" w:date="2026-05-07T15:30:00Z">
        <w:r w:rsidR="00EA48BF" w:rsidDel="00F10D41">
          <w:rPr>
            <w:rFonts w:ascii="Helvetica Neue" w:eastAsia="Times New Roman" w:hAnsi="Helvetica Neue" w:cs="Times New Roman"/>
            <w:color w:val="333333"/>
            <w:kern w:val="0"/>
            <w:sz w:val="21"/>
            <w:szCs w:val="21"/>
            <w:lang w:eastAsia="fr-FR"/>
            <w14:ligatures w14:val="none"/>
          </w:rPr>
          <w:delText>NOMMER LE FICHIER</w:delText>
        </w:r>
      </w:del>
    </w:p>
    <w:p w14:paraId="2F163AF5" w14:textId="5DEEB02E" w:rsidR="00EA48BF" w:rsidRPr="00F10D41" w:rsidRDefault="007E31BF" w:rsidP="000E3477">
      <w:pPr>
        <w:pStyle w:val="Paragraphedeliste"/>
        <w:numPr>
          <w:ilvl w:val="2"/>
          <w:numId w:val="7"/>
        </w:numPr>
        <w:spacing w:after="150"/>
        <w:rPr>
          <w:rFonts w:ascii="Helvetica Neue" w:eastAsia="Times New Roman" w:hAnsi="Helvetica Neue" w:cs="Times New Roman"/>
          <w:color w:val="333333"/>
          <w:kern w:val="0"/>
          <w:sz w:val="21"/>
          <w:szCs w:val="21"/>
          <w:lang w:eastAsia="fr-FR"/>
          <w14:ligatures w14:val="none"/>
        </w:rPr>
      </w:pPr>
      <w:proofErr w:type="gramStart"/>
      <w:r w:rsidRPr="00F10D41">
        <w:rPr>
          <w:rFonts w:ascii="Helvetica Neue" w:eastAsia="Times New Roman" w:hAnsi="Helvetica Neue" w:cs="Times New Roman"/>
          <w:color w:val="333333"/>
          <w:kern w:val="0"/>
          <w:sz w:val="21"/>
          <w:szCs w:val="21"/>
          <w:lang w:eastAsia="fr-FR"/>
          <w14:ligatures w14:val="none"/>
        </w:rPr>
        <w:t>le</w:t>
      </w:r>
      <w:proofErr w:type="gramEnd"/>
      <w:r w:rsidRPr="00F10D41">
        <w:rPr>
          <w:rFonts w:ascii="Helvetica Neue" w:eastAsia="Times New Roman" w:hAnsi="Helvetica Neue" w:cs="Times New Roman"/>
          <w:color w:val="333333"/>
          <w:kern w:val="0"/>
          <w:sz w:val="21"/>
          <w:szCs w:val="21"/>
          <w:lang w:eastAsia="fr-FR"/>
          <w14:ligatures w14:val="none"/>
        </w:rPr>
        <w:t xml:space="preserve"> fichier des médecins généralistes</w:t>
      </w:r>
      <w:r w:rsidR="000E3477">
        <w:rPr>
          <w:rFonts w:ascii="Helvetica Neue" w:eastAsia="Times New Roman" w:hAnsi="Helvetica Neue" w:cs="Times New Roman"/>
          <w:color w:val="333333"/>
          <w:kern w:val="0"/>
          <w:sz w:val="21"/>
          <w:szCs w:val="21"/>
          <w:lang w:eastAsia="fr-FR"/>
          <w14:ligatures w14:val="none"/>
        </w:rPr>
        <w:t xml:space="preserve"> et spécialistes</w:t>
      </w:r>
      <w:r w:rsidR="00EA48BF">
        <w:rPr>
          <w:rFonts w:ascii="Helvetica Neue" w:eastAsia="Times New Roman" w:hAnsi="Helvetica Neue" w:cs="Times New Roman"/>
          <w:color w:val="333333"/>
          <w:kern w:val="0"/>
          <w:sz w:val="21"/>
          <w:szCs w:val="21"/>
          <w:lang w:eastAsia="fr-FR"/>
          <w14:ligatures w14:val="none"/>
        </w:rPr>
        <w:t> : NOMMER LE FICHIER</w:t>
      </w:r>
      <w:r w:rsidR="000E3477">
        <w:rPr>
          <w:rFonts w:ascii="Helvetica Neue" w:eastAsia="Times New Roman" w:hAnsi="Helvetica Neue" w:cs="Times New Roman"/>
          <w:color w:val="333333"/>
          <w:kern w:val="0"/>
          <w:sz w:val="21"/>
          <w:szCs w:val="21"/>
          <w:lang w:eastAsia="fr-FR"/>
          <w14:ligatures w14:val="none"/>
        </w:rPr>
        <w:t xml:space="preserve">. </w:t>
      </w:r>
      <w:commentRangeStart w:id="6"/>
      <w:commentRangeStart w:id="7"/>
      <w:r w:rsidRPr="00F10D41">
        <w:rPr>
          <w:rFonts w:ascii="Helvetica Neue" w:eastAsia="Times New Roman" w:hAnsi="Helvetica Neue" w:cs="Times New Roman"/>
          <w:color w:val="333333"/>
          <w:kern w:val="0"/>
          <w:sz w:val="21"/>
          <w:szCs w:val="21"/>
          <w:lang w:eastAsia="fr-FR"/>
          <w14:ligatures w14:val="none"/>
        </w:rPr>
        <w:t>Sur ce fichier, uniquement les gynécologues ont été conservés</w:t>
      </w:r>
      <w:commentRangeEnd w:id="6"/>
      <w:r w:rsidR="000E3477" w:rsidRPr="00F10D41">
        <w:rPr>
          <w:rStyle w:val="Marquedecommentaire"/>
          <w:rFonts w:ascii="Helvetica Neue" w:eastAsia="Times New Roman" w:hAnsi="Helvetica Neue" w:cs="Times New Roman"/>
          <w:color w:val="333333"/>
          <w:kern w:val="0"/>
          <w:sz w:val="21"/>
          <w:szCs w:val="21"/>
          <w:lang w:eastAsia="fr-FR"/>
          <w14:ligatures w14:val="none"/>
        </w:rPr>
        <w:commentReference w:id="6"/>
      </w:r>
      <w:commentRangeEnd w:id="7"/>
      <w:r w:rsidR="00F10D41">
        <w:rPr>
          <w:rStyle w:val="Marquedecommentaire"/>
        </w:rPr>
        <w:commentReference w:id="7"/>
      </w:r>
      <w:r w:rsidRPr="00F10D41">
        <w:rPr>
          <w:rFonts w:ascii="Helvetica Neue" w:eastAsia="Times New Roman" w:hAnsi="Helvetica Neue" w:cs="Times New Roman"/>
          <w:color w:val="333333"/>
          <w:kern w:val="0"/>
          <w:sz w:val="21"/>
          <w:szCs w:val="21"/>
          <w:lang w:eastAsia="fr-FR"/>
          <w14:ligatures w14:val="none"/>
        </w:rPr>
        <w:t xml:space="preserve">. </w:t>
      </w:r>
    </w:p>
    <w:p w14:paraId="3F9D2141" w14:textId="27786D4B" w:rsidR="007E31BF" w:rsidRPr="00F10D41" w:rsidRDefault="000E3477" w:rsidP="00F10D41">
      <w:pPr>
        <w:pStyle w:val="Paragraphedeliste"/>
        <w:numPr>
          <w:ilvl w:val="1"/>
          <w:numId w:val="7"/>
        </w:numPr>
        <w:spacing w:after="150"/>
        <w:rPr>
          <w:rFonts w:ascii="Helvetica Neue" w:eastAsia="Times New Roman" w:hAnsi="Helvetica Neue" w:cs="Times New Roman"/>
          <w:color w:val="333333"/>
          <w:kern w:val="0"/>
          <w:sz w:val="21"/>
          <w:szCs w:val="21"/>
          <w:lang w:eastAsia="fr-FR"/>
          <w14:ligatures w14:val="none"/>
        </w:rPr>
      </w:pPr>
      <w:commentRangeStart w:id="8"/>
      <w:r>
        <w:rPr>
          <w:rFonts w:ascii="Helvetica Neue" w:eastAsia="Times New Roman" w:hAnsi="Helvetica Neue" w:cs="Times New Roman"/>
          <w:color w:val="333333"/>
          <w:kern w:val="0"/>
          <w:sz w:val="21"/>
          <w:szCs w:val="21"/>
          <w:lang w:eastAsia="fr-FR"/>
          <w14:ligatures w14:val="none"/>
        </w:rPr>
        <w:t xml:space="preserve">Nettoyage avant import : </w:t>
      </w:r>
      <w:r w:rsidR="007E31BF" w:rsidRPr="00F10D41">
        <w:rPr>
          <w:rFonts w:ascii="Helvetica Neue" w:eastAsia="Times New Roman" w:hAnsi="Helvetica Neue" w:cs="Times New Roman"/>
          <w:color w:val="333333"/>
          <w:kern w:val="0"/>
          <w:sz w:val="21"/>
          <w:szCs w:val="21"/>
          <w:lang w:eastAsia="fr-FR"/>
          <w14:ligatures w14:val="none"/>
        </w:rPr>
        <w:t>conserv</w:t>
      </w:r>
      <w:r>
        <w:rPr>
          <w:rFonts w:ascii="Helvetica Neue" w:eastAsia="Times New Roman" w:hAnsi="Helvetica Neue" w:cs="Times New Roman"/>
          <w:color w:val="333333"/>
          <w:kern w:val="0"/>
          <w:sz w:val="21"/>
          <w:szCs w:val="21"/>
          <w:lang w:eastAsia="fr-FR"/>
          <w14:ligatures w14:val="none"/>
        </w:rPr>
        <w:t>ation uniquement des c</w:t>
      </w:r>
      <w:r w:rsidR="007E31BF" w:rsidRPr="00F10D41">
        <w:rPr>
          <w:rFonts w:ascii="Helvetica Neue" w:eastAsia="Times New Roman" w:hAnsi="Helvetica Neue" w:cs="Times New Roman"/>
          <w:color w:val="333333"/>
          <w:kern w:val="0"/>
          <w:sz w:val="21"/>
          <w:szCs w:val="21"/>
          <w:lang w:eastAsia="fr-FR"/>
          <w14:ligatures w14:val="none"/>
        </w:rPr>
        <w:t xml:space="preserve">olonnes : profession, nom, </w:t>
      </w:r>
      <w:proofErr w:type="spellStart"/>
      <w:r w:rsidR="007E31BF" w:rsidRPr="00F10D41">
        <w:rPr>
          <w:rFonts w:ascii="Helvetica Neue" w:eastAsia="Times New Roman" w:hAnsi="Helvetica Neue" w:cs="Times New Roman"/>
          <w:color w:val="333333"/>
          <w:kern w:val="0"/>
          <w:sz w:val="21"/>
          <w:szCs w:val="21"/>
          <w:lang w:eastAsia="fr-FR"/>
          <w14:ligatures w14:val="none"/>
        </w:rPr>
        <w:t>prenom</w:t>
      </w:r>
      <w:proofErr w:type="spellEnd"/>
      <w:r w:rsidR="007E31BF" w:rsidRPr="00F10D41">
        <w:rPr>
          <w:rFonts w:ascii="Helvetica Neue" w:eastAsia="Times New Roman" w:hAnsi="Helvetica Neue" w:cs="Times New Roman"/>
          <w:color w:val="333333"/>
          <w:kern w:val="0"/>
          <w:sz w:val="21"/>
          <w:szCs w:val="21"/>
          <w:lang w:eastAsia="fr-FR"/>
          <w14:ligatures w14:val="none"/>
        </w:rPr>
        <w:t xml:space="preserve">, structure, adresse de la structure, </w:t>
      </w:r>
      <w:proofErr w:type="spellStart"/>
      <w:r w:rsidR="007E31BF" w:rsidRPr="00F10D41">
        <w:rPr>
          <w:rFonts w:ascii="Helvetica Neue" w:eastAsia="Times New Roman" w:hAnsi="Helvetica Neue" w:cs="Times New Roman"/>
          <w:color w:val="333333"/>
          <w:kern w:val="0"/>
          <w:sz w:val="21"/>
          <w:szCs w:val="21"/>
          <w:lang w:eastAsia="fr-FR"/>
          <w14:ligatures w14:val="none"/>
        </w:rPr>
        <w:t>cp</w:t>
      </w:r>
      <w:proofErr w:type="spellEnd"/>
      <w:r w:rsidR="007E31BF" w:rsidRPr="00F10D41">
        <w:rPr>
          <w:rFonts w:ascii="Helvetica Neue" w:eastAsia="Times New Roman" w:hAnsi="Helvetica Neue" w:cs="Times New Roman"/>
          <w:color w:val="333333"/>
          <w:kern w:val="0"/>
          <w:sz w:val="21"/>
          <w:szCs w:val="21"/>
          <w:lang w:eastAsia="fr-FR"/>
          <w14:ligatures w14:val="none"/>
        </w:rPr>
        <w:t>, ville, mode d’exercice.</w:t>
      </w:r>
      <w:commentRangeEnd w:id="8"/>
      <w:r w:rsidRPr="00F10D41">
        <w:rPr>
          <w:rStyle w:val="Marquedecommentaire"/>
          <w:rFonts w:ascii="Helvetica Neue" w:eastAsia="Times New Roman" w:hAnsi="Helvetica Neue" w:cs="Times New Roman"/>
          <w:color w:val="333333"/>
          <w:kern w:val="0"/>
          <w:sz w:val="21"/>
          <w:szCs w:val="21"/>
          <w:lang w:eastAsia="fr-FR"/>
          <w14:ligatures w14:val="none"/>
        </w:rPr>
        <w:commentReference w:id="8"/>
      </w:r>
    </w:p>
    <w:p w14:paraId="0A117E94" w14:textId="3D302576" w:rsidR="007E31BF" w:rsidRPr="007E31BF" w:rsidRDefault="007E31BF" w:rsidP="007E31BF">
      <w:pPr>
        <w:spacing w:after="150"/>
        <w:rPr>
          <w:rFonts w:ascii="Helvetica Neue" w:eastAsia="Times New Roman" w:hAnsi="Helvetica Neue" w:cs="Times New Roman"/>
          <w:color w:val="333333"/>
          <w:kern w:val="0"/>
          <w:sz w:val="21"/>
          <w:szCs w:val="21"/>
          <w:lang w:eastAsia="fr-FR"/>
          <w14:ligatures w14:val="none"/>
        </w:rPr>
      </w:pPr>
      <w:commentRangeStart w:id="9"/>
      <w:r w:rsidRPr="007E31BF">
        <w:rPr>
          <w:rFonts w:ascii="Helvetica Neue" w:eastAsia="Times New Roman" w:hAnsi="Helvetica Neue" w:cs="Times New Roman"/>
          <w:i/>
          <w:iCs/>
          <w:color w:val="333333"/>
          <w:kern w:val="0"/>
          <w:sz w:val="21"/>
          <w:szCs w:val="21"/>
          <w:lang w:eastAsia="fr-FR"/>
          <w14:ligatures w14:val="none"/>
        </w:rPr>
        <w:t xml:space="preserve">Dans un premier temps, les codes ont été construits à partir </w:t>
      </w:r>
      <w:proofErr w:type="gramStart"/>
      <w:r w:rsidRPr="007E31BF">
        <w:rPr>
          <w:rFonts w:ascii="Helvetica Neue" w:eastAsia="Times New Roman" w:hAnsi="Helvetica Neue" w:cs="Times New Roman"/>
          <w:i/>
          <w:iCs/>
          <w:color w:val="333333"/>
          <w:kern w:val="0"/>
          <w:sz w:val="21"/>
          <w:szCs w:val="21"/>
          <w:lang w:eastAsia="fr-FR"/>
          <w14:ligatures w14:val="none"/>
        </w:rPr>
        <w:t xml:space="preserve">d’un fichier </w:t>
      </w:r>
      <w:r w:rsidR="00B97AC0" w:rsidRPr="007E31BF">
        <w:rPr>
          <w:rFonts w:ascii="Helvetica Neue" w:eastAsia="Times New Roman" w:hAnsi="Helvetica Neue" w:cs="Times New Roman"/>
          <w:i/>
          <w:iCs/>
          <w:color w:val="333333"/>
          <w:kern w:val="0"/>
          <w:sz w:val="21"/>
          <w:szCs w:val="21"/>
          <w:lang w:eastAsia="fr-FR"/>
          <w14:ligatures w14:val="none"/>
        </w:rPr>
        <w:t>uniquement</w:t>
      </w:r>
      <w:r w:rsidRPr="007E31BF">
        <w:rPr>
          <w:rFonts w:ascii="Helvetica Neue" w:eastAsia="Times New Roman" w:hAnsi="Helvetica Neue" w:cs="Times New Roman"/>
          <w:i/>
          <w:iCs/>
          <w:color w:val="333333"/>
          <w:kern w:val="0"/>
          <w:sz w:val="21"/>
          <w:szCs w:val="21"/>
          <w:lang w:eastAsia="fr-FR"/>
          <w14:ligatures w14:val="none"/>
        </w:rPr>
        <w:t xml:space="preserve"> composés</w:t>
      </w:r>
      <w:proofErr w:type="gramEnd"/>
      <w:r w:rsidRPr="007E31BF">
        <w:rPr>
          <w:rFonts w:ascii="Helvetica Neue" w:eastAsia="Times New Roman" w:hAnsi="Helvetica Neue" w:cs="Times New Roman"/>
          <w:i/>
          <w:iCs/>
          <w:color w:val="333333"/>
          <w:kern w:val="0"/>
          <w:sz w:val="21"/>
          <w:szCs w:val="21"/>
          <w:lang w:eastAsia="fr-FR"/>
          <w14:ligatures w14:val="none"/>
        </w:rPr>
        <w:t xml:space="preserve"> des </w:t>
      </w:r>
      <w:proofErr w:type="spellStart"/>
      <w:r w:rsidRPr="007E31BF">
        <w:rPr>
          <w:rFonts w:ascii="Helvetica Neue" w:eastAsia="Times New Roman" w:hAnsi="Helvetica Neue" w:cs="Times New Roman"/>
          <w:i/>
          <w:iCs/>
          <w:color w:val="333333"/>
          <w:kern w:val="0"/>
          <w:sz w:val="21"/>
          <w:szCs w:val="21"/>
          <w:lang w:eastAsia="fr-FR"/>
          <w14:ligatures w14:val="none"/>
        </w:rPr>
        <w:t>sages-femmes</w:t>
      </w:r>
      <w:proofErr w:type="spellEnd"/>
      <w:r w:rsidRPr="007E31BF">
        <w:rPr>
          <w:rFonts w:ascii="Helvetica Neue" w:eastAsia="Times New Roman" w:hAnsi="Helvetica Neue" w:cs="Times New Roman"/>
          <w:i/>
          <w:iCs/>
          <w:color w:val="333333"/>
          <w:kern w:val="0"/>
          <w:sz w:val="21"/>
          <w:szCs w:val="21"/>
          <w:lang w:eastAsia="fr-FR"/>
          <w14:ligatures w14:val="none"/>
        </w:rPr>
        <w:t xml:space="preserve"> et gynécologues d’Isère. Une fois terminé pour l’Isère, nous avons finalement décidé d’importer l’ensemble des données sur l’AURA puis de filtrer sur chaque département d’intérêt.</w:t>
      </w:r>
      <w:commentRangeEnd w:id="9"/>
      <w:r w:rsidR="00EA48BF" w:rsidRPr="007E31BF">
        <w:rPr>
          <w:rStyle w:val="Marquedecommentaire"/>
          <w:rFonts w:ascii="Helvetica Neue" w:eastAsia="Times New Roman" w:hAnsi="Helvetica Neue" w:cs="Times New Roman"/>
          <w:color w:val="333333"/>
          <w:kern w:val="0"/>
          <w:sz w:val="21"/>
          <w:szCs w:val="21"/>
          <w:lang w:eastAsia="fr-FR"/>
          <w14:ligatures w14:val="none"/>
        </w:rPr>
        <w:commentReference w:id="9"/>
      </w:r>
    </w:p>
    <w:p w14:paraId="6F4FF960" w14:textId="77777777" w:rsidR="000E3477" w:rsidRDefault="000E3477" w:rsidP="00EA48BF">
      <w:pPr>
        <w:pStyle w:val="Paragraphedeliste"/>
        <w:numPr>
          <w:ilvl w:val="0"/>
          <w:numId w:val="7"/>
        </w:numPr>
        <w:spacing w:after="150"/>
        <w:rPr>
          <w:rFonts w:ascii="Helvetica Neue" w:eastAsia="Times New Roman" w:hAnsi="Helvetica Neue" w:cs="Times New Roman"/>
          <w:color w:val="333333"/>
          <w:kern w:val="0"/>
          <w:sz w:val="21"/>
          <w:szCs w:val="21"/>
          <w:lang w:eastAsia="fr-FR"/>
          <w14:ligatures w14:val="none"/>
        </w:rPr>
      </w:pPr>
      <w:r>
        <w:rPr>
          <w:rFonts w:ascii="Helvetica Neue" w:eastAsia="Times New Roman" w:hAnsi="Helvetica Neue" w:cs="Times New Roman"/>
          <w:color w:val="333333"/>
          <w:kern w:val="0"/>
          <w:sz w:val="21"/>
          <w:szCs w:val="21"/>
          <w:lang w:eastAsia="fr-FR"/>
          <w14:ligatures w14:val="none"/>
        </w:rPr>
        <w:t>Codes</w:t>
      </w:r>
      <w:r w:rsidRPr="00EA78FE">
        <w:rPr>
          <w:rFonts w:ascii="Helvetica Neue" w:eastAsia="Times New Roman" w:hAnsi="Helvetica Neue" w:cs="Times New Roman"/>
          <w:color w:val="333333"/>
          <w:kern w:val="0"/>
          <w:sz w:val="21"/>
          <w:szCs w:val="21"/>
          <w:lang w:eastAsia="fr-FR"/>
          <w14:ligatures w14:val="none"/>
        </w:rPr>
        <w:t xml:space="preserve"> communes et communautés de communes </w:t>
      </w:r>
    </w:p>
    <w:p w14:paraId="60F4BAE1" w14:textId="22C02605" w:rsidR="000E3477" w:rsidRDefault="000E3477" w:rsidP="000E3477">
      <w:pPr>
        <w:pStyle w:val="Paragraphedeliste"/>
        <w:numPr>
          <w:ilvl w:val="1"/>
          <w:numId w:val="7"/>
        </w:numPr>
        <w:spacing w:after="150"/>
        <w:rPr>
          <w:rFonts w:ascii="Helvetica Neue" w:eastAsia="Times New Roman" w:hAnsi="Helvetica Neue" w:cs="Times New Roman"/>
          <w:color w:val="333333"/>
          <w:kern w:val="0"/>
          <w:sz w:val="21"/>
          <w:szCs w:val="21"/>
          <w:lang w:eastAsia="fr-FR"/>
          <w14:ligatures w14:val="none"/>
        </w:rPr>
      </w:pPr>
      <w:r>
        <w:rPr>
          <w:rFonts w:ascii="Helvetica Neue" w:eastAsia="Times New Roman" w:hAnsi="Helvetica Neue" w:cs="Times New Roman"/>
          <w:color w:val="333333"/>
          <w:kern w:val="0"/>
          <w:sz w:val="21"/>
          <w:szCs w:val="21"/>
          <w:lang w:eastAsia="fr-FR"/>
          <w14:ligatures w14:val="none"/>
        </w:rPr>
        <w:t>Source : l</w:t>
      </w:r>
      <w:r w:rsidR="007E31BF" w:rsidRPr="00F10D41">
        <w:rPr>
          <w:rFonts w:ascii="Helvetica Neue" w:eastAsia="Times New Roman" w:hAnsi="Helvetica Neue" w:cs="Times New Roman"/>
          <w:color w:val="333333"/>
          <w:kern w:val="0"/>
          <w:sz w:val="21"/>
          <w:szCs w:val="21"/>
          <w:lang w:eastAsia="fr-FR"/>
          <w14:ligatures w14:val="none"/>
        </w:rPr>
        <w:t xml:space="preserve">es données proviennent de </w:t>
      </w:r>
      <w:proofErr w:type="spellStart"/>
      <w:r w:rsidR="007E31BF" w:rsidRPr="00F10D41">
        <w:rPr>
          <w:rFonts w:ascii="Helvetica Neue" w:eastAsia="Times New Roman" w:hAnsi="Helvetica Neue" w:cs="Times New Roman"/>
          <w:color w:val="333333"/>
          <w:kern w:val="0"/>
          <w:sz w:val="21"/>
          <w:szCs w:val="21"/>
          <w:lang w:eastAsia="fr-FR"/>
          <w14:ligatures w14:val="none"/>
        </w:rPr>
        <w:t>datagouv</w:t>
      </w:r>
      <w:proofErr w:type="spellEnd"/>
      <w:r w:rsidR="007E31BF" w:rsidRPr="00F10D41">
        <w:rPr>
          <w:rFonts w:ascii="Helvetica Neue" w:eastAsia="Times New Roman" w:hAnsi="Helvetica Neue" w:cs="Times New Roman"/>
          <w:color w:val="333333"/>
          <w:kern w:val="0"/>
          <w:sz w:val="21"/>
          <w:szCs w:val="21"/>
          <w:lang w:eastAsia="fr-FR"/>
          <w14:ligatures w14:val="none"/>
        </w:rPr>
        <w:t xml:space="preserve"> par le fournisseur Ville de rêve : </w:t>
      </w:r>
      <w:hyperlink r:id="rId27" w:anchor="/resources/f5df602b-3800-44d7-b2df-fa40a0350325" w:history="1">
        <w:r w:rsidR="007E31BF" w:rsidRPr="00F10D41">
          <w:rPr>
            <w:rFonts w:ascii="Helvetica Neue" w:eastAsia="Times New Roman" w:hAnsi="Helvetica Neue" w:cs="Times New Roman"/>
            <w:color w:val="337AB7"/>
            <w:kern w:val="0"/>
            <w:sz w:val="21"/>
            <w:szCs w:val="21"/>
            <w:lang w:eastAsia="fr-FR"/>
            <w14:ligatures w14:val="none"/>
          </w:rPr>
          <w:t>lien vers les données source</w:t>
        </w:r>
      </w:hyperlink>
      <w:r w:rsidR="007E31BF" w:rsidRPr="00F10D41">
        <w:rPr>
          <w:rFonts w:ascii="Helvetica Neue" w:eastAsia="Times New Roman" w:hAnsi="Helvetica Neue" w:cs="Times New Roman"/>
          <w:color w:val="333333"/>
          <w:kern w:val="0"/>
          <w:sz w:val="21"/>
          <w:szCs w:val="21"/>
          <w:lang w:eastAsia="fr-FR"/>
          <w14:ligatures w14:val="none"/>
        </w:rPr>
        <w:t xml:space="preserve">. </w:t>
      </w:r>
    </w:p>
    <w:p w14:paraId="76547B80" w14:textId="7F928426" w:rsidR="000E3477" w:rsidRDefault="000E3477" w:rsidP="000E3477">
      <w:pPr>
        <w:pStyle w:val="Paragraphedeliste"/>
        <w:numPr>
          <w:ilvl w:val="1"/>
          <w:numId w:val="7"/>
        </w:numPr>
        <w:spacing w:after="150"/>
        <w:rPr>
          <w:rFonts w:ascii="Helvetica Neue" w:eastAsia="Times New Roman" w:hAnsi="Helvetica Neue" w:cs="Times New Roman"/>
          <w:color w:val="333333"/>
          <w:kern w:val="0"/>
          <w:sz w:val="21"/>
          <w:szCs w:val="21"/>
          <w:lang w:eastAsia="fr-FR"/>
          <w14:ligatures w14:val="none"/>
        </w:rPr>
      </w:pPr>
      <w:proofErr w:type="gramStart"/>
      <w:r>
        <w:rPr>
          <w:rFonts w:ascii="Helvetica Neue" w:eastAsia="Times New Roman" w:hAnsi="Helvetica Neue" w:cs="Times New Roman"/>
          <w:color w:val="333333"/>
          <w:kern w:val="0"/>
          <w:sz w:val="21"/>
          <w:szCs w:val="21"/>
          <w:lang w:eastAsia="fr-FR"/>
          <w14:ligatures w14:val="none"/>
        </w:rPr>
        <w:t>Fichier extraits</w:t>
      </w:r>
      <w:proofErr w:type="gramEnd"/>
      <w:r>
        <w:rPr>
          <w:rFonts w:ascii="Helvetica Neue" w:eastAsia="Times New Roman" w:hAnsi="Helvetica Neue" w:cs="Times New Roman"/>
          <w:color w:val="333333"/>
          <w:kern w:val="0"/>
          <w:sz w:val="21"/>
          <w:szCs w:val="21"/>
          <w:lang w:eastAsia="fr-FR"/>
          <w14:ligatures w14:val="none"/>
        </w:rPr>
        <w:t xml:space="preserve"> : </w:t>
      </w:r>
      <w:proofErr w:type="spellStart"/>
      <w:r>
        <w:rPr>
          <w:rFonts w:ascii="Helvetica Neue" w:eastAsia="Times New Roman" w:hAnsi="Helvetica Neue" w:cs="Times New Roman"/>
          <w:color w:val="333333"/>
          <w:kern w:val="0"/>
          <w:sz w:val="21"/>
          <w:szCs w:val="21"/>
          <w:lang w:eastAsia="fr-FR"/>
          <w14:ligatures w14:val="none"/>
        </w:rPr>
        <w:t>xxxxx</w:t>
      </w:r>
      <w:proofErr w:type="spellEnd"/>
    </w:p>
    <w:p w14:paraId="5C319D93" w14:textId="157323E9" w:rsidR="007E31BF" w:rsidRDefault="000E3477" w:rsidP="000E3477">
      <w:pPr>
        <w:pStyle w:val="Paragraphedeliste"/>
        <w:numPr>
          <w:ilvl w:val="1"/>
          <w:numId w:val="7"/>
        </w:numPr>
        <w:spacing w:after="150"/>
        <w:rPr>
          <w:rFonts w:ascii="Helvetica Neue" w:eastAsia="Times New Roman" w:hAnsi="Helvetica Neue" w:cs="Times New Roman"/>
          <w:color w:val="333333"/>
          <w:kern w:val="0"/>
          <w:sz w:val="21"/>
          <w:szCs w:val="21"/>
          <w:lang w:eastAsia="fr-FR"/>
          <w14:ligatures w14:val="none"/>
        </w:rPr>
      </w:pPr>
      <w:r>
        <w:rPr>
          <w:rFonts w:ascii="Helvetica Neue" w:eastAsia="Times New Roman" w:hAnsi="Helvetica Neue" w:cs="Times New Roman"/>
          <w:color w:val="333333"/>
          <w:kern w:val="0"/>
          <w:sz w:val="21"/>
          <w:szCs w:val="21"/>
          <w:lang w:eastAsia="fr-FR"/>
          <w14:ligatures w14:val="none"/>
        </w:rPr>
        <w:t xml:space="preserve">Nettoyage avant import :  </w:t>
      </w:r>
      <w:commentRangeStart w:id="10"/>
      <w:r w:rsidR="007E31BF" w:rsidRPr="00F10D41">
        <w:rPr>
          <w:rFonts w:ascii="Helvetica Neue" w:eastAsia="Times New Roman" w:hAnsi="Helvetica Neue" w:cs="Times New Roman"/>
          <w:color w:val="333333"/>
          <w:kern w:val="0"/>
          <w:sz w:val="21"/>
          <w:szCs w:val="21"/>
          <w:lang w:eastAsia="fr-FR"/>
          <w14:ligatures w14:val="none"/>
        </w:rPr>
        <w:t>Un filtre sur les données en ligne a été appliqué sur la région AURA avant d’extraire le fichier.</w:t>
      </w:r>
      <w:commentRangeEnd w:id="10"/>
      <w:r w:rsidR="00EA48BF">
        <w:rPr>
          <w:rStyle w:val="Marquedecommentaire"/>
          <w:rFonts w:ascii="Helvetica Neue" w:eastAsia="Times New Roman" w:hAnsi="Helvetica Neue" w:cs="Times New Roman"/>
          <w:color w:val="333333"/>
          <w:kern w:val="0"/>
          <w:sz w:val="21"/>
          <w:szCs w:val="21"/>
          <w:lang w:eastAsia="fr-FR"/>
          <w14:ligatures w14:val="none"/>
        </w:rPr>
        <w:commentReference w:id="10"/>
      </w:r>
    </w:p>
    <w:p w14:paraId="3452ED15" w14:textId="77777777" w:rsidR="000E3477" w:rsidRDefault="000E3477" w:rsidP="000E3477">
      <w:pPr>
        <w:spacing w:after="150"/>
        <w:ind w:left="1080"/>
        <w:rPr>
          <w:rFonts w:ascii="Helvetica Neue" w:eastAsia="Times New Roman" w:hAnsi="Helvetica Neue" w:cs="Times New Roman"/>
          <w:color w:val="333333"/>
          <w:kern w:val="0"/>
          <w:sz w:val="21"/>
          <w:szCs w:val="21"/>
          <w:lang w:eastAsia="fr-FR"/>
          <w14:ligatures w14:val="none"/>
        </w:rPr>
      </w:pPr>
    </w:p>
    <w:p w14:paraId="42735C2B" w14:textId="7FAFAABB" w:rsidR="000E3477" w:rsidRPr="00F10D41" w:rsidRDefault="000E3477" w:rsidP="000E3477">
      <w:pPr>
        <w:spacing w:after="150"/>
        <w:rPr>
          <w:rFonts w:ascii="Helvetica Neue" w:eastAsia="Times New Roman" w:hAnsi="Helvetica Neue" w:cs="Times New Roman"/>
          <w:color w:val="333333"/>
          <w:kern w:val="0"/>
          <w:sz w:val="21"/>
          <w:szCs w:val="21"/>
          <w:lang w:eastAsia="fr-FR"/>
          <w14:ligatures w14:val="none"/>
        </w:rPr>
      </w:pPr>
      <w:r>
        <w:rPr>
          <w:rFonts w:ascii="Helvetica Neue" w:eastAsia="Times New Roman" w:hAnsi="Helvetica Neue" w:cs="Times New Roman"/>
          <w:color w:val="333333"/>
          <w:kern w:val="0"/>
          <w:sz w:val="21"/>
          <w:szCs w:val="21"/>
          <w:lang w:eastAsia="fr-FR"/>
          <w14:ligatures w14:val="none"/>
        </w:rPr>
        <w:t>Les données</w:t>
      </w:r>
      <w:r w:rsidRPr="00F10D41">
        <w:rPr>
          <w:rFonts w:ascii="Helvetica Neue" w:eastAsia="Times New Roman" w:hAnsi="Helvetica Neue" w:cs="Times New Roman"/>
          <w:color w:val="333333"/>
          <w:kern w:val="0"/>
          <w:sz w:val="21"/>
          <w:szCs w:val="21"/>
          <w:lang w:eastAsia="fr-FR"/>
          <w14:ligatures w14:val="none"/>
        </w:rPr>
        <w:t xml:space="preserve"> sont stocké</w:t>
      </w:r>
      <w:r>
        <w:rPr>
          <w:rFonts w:ascii="Helvetica Neue" w:eastAsia="Times New Roman" w:hAnsi="Helvetica Neue" w:cs="Times New Roman"/>
          <w:color w:val="333333"/>
          <w:kern w:val="0"/>
          <w:sz w:val="21"/>
          <w:szCs w:val="21"/>
          <w:lang w:eastAsia="fr-FR"/>
          <w14:ligatures w14:val="none"/>
        </w:rPr>
        <w:t>e</w:t>
      </w:r>
      <w:r w:rsidRPr="00F10D41">
        <w:rPr>
          <w:rFonts w:ascii="Helvetica Neue" w:eastAsia="Times New Roman" w:hAnsi="Helvetica Neue" w:cs="Times New Roman"/>
          <w:color w:val="333333"/>
          <w:kern w:val="0"/>
          <w:sz w:val="21"/>
          <w:szCs w:val="21"/>
          <w:lang w:eastAsia="fr-FR"/>
          <w14:ligatures w14:val="none"/>
        </w:rPr>
        <w:t xml:space="preserve">s dans le dossier </w:t>
      </w:r>
      <w:proofErr w:type="spellStart"/>
      <w:r w:rsidRPr="00F10D41">
        <w:rPr>
          <w:rFonts w:ascii="Helvetica Neue" w:eastAsia="Times New Roman" w:hAnsi="Helvetica Neue" w:cs="Times New Roman"/>
          <w:color w:val="333333"/>
          <w:kern w:val="0"/>
          <w:sz w:val="21"/>
          <w:szCs w:val="21"/>
          <w:lang w:eastAsia="fr-FR"/>
          <w14:ligatures w14:val="none"/>
        </w:rPr>
        <w:t>Data_raw</w:t>
      </w:r>
      <w:proofErr w:type="spellEnd"/>
      <w:r w:rsidRPr="00F10D41">
        <w:rPr>
          <w:rFonts w:ascii="Helvetica Neue" w:eastAsia="Times New Roman" w:hAnsi="Helvetica Neue" w:cs="Times New Roman"/>
          <w:color w:val="333333"/>
          <w:kern w:val="0"/>
          <w:sz w:val="21"/>
          <w:szCs w:val="21"/>
          <w:lang w:eastAsia="fr-FR"/>
          <w14:ligatures w14:val="none"/>
        </w:rPr>
        <w:t>.</w:t>
      </w:r>
    </w:p>
    <w:p w14:paraId="7676F7E0" w14:textId="1135C0DF" w:rsidR="007E31BF" w:rsidRPr="007E31BF" w:rsidRDefault="007E31BF" w:rsidP="007E31BF">
      <w:pPr>
        <w:spacing w:before="300" w:after="150"/>
        <w:outlineLvl w:val="2"/>
        <w:rPr>
          <w:rFonts w:ascii="inherit" w:eastAsia="Times New Roman" w:hAnsi="inherit" w:cs="Times New Roman"/>
          <w:color w:val="333333"/>
          <w:kern w:val="0"/>
          <w:sz w:val="36"/>
          <w:szCs w:val="36"/>
          <w:lang w:eastAsia="fr-FR"/>
          <w14:ligatures w14:val="none"/>
        </w:rPr>
      </w:pPr>
      <w:r w:rsidRPr="007E31BF">
        <w:rPr>
          <w:rFonts w:ascii="inherit" w:eastAsia="Times New Roman" w:hAnsi="inherit" w:cs="Times New Roman"/>
          <w:color w:val="333333"/>
          <w:kern w:val="0"/>
          <w:sz w:val="36"/>
          <w:szCs w:val="36"/>
          <w:lang w:eastAsia="fr-FR"/>
          <w14:ligatures w14:val="none"/>
        </w:rPr>
        <w:t xml:space="preserve">Import des </w:t>
      </w:r>
      <w:r w:rsidR="000E3477" w:rsidRPr="007E31BF">
        <w:rPr>
          <w:rFonts w:ascii="inherit" w:eastAsia="Times New Roman" w:hAnsi="inherit" w:cs="Times New Roman"/>
          <w:color w:val="333333"/>
          <w:kern w:val="0"/>
          <w:sz w:val="36"/>
          <w:szCs w:val="36"/>
          <w:lang w:eastAsia="fr-FR"/>
          <w14:ligatures w14:val="none"/>
        </w:rPr>
        <w:t>données</w:t>
      </w:r>
    </w:p>
    <w:p w14:paraId="0DA734F3" w14:textId="464527B4" w:rsidR="000E3477" w:rsidRDefault="007E31BF" w:rsidP="000E3477">
      <w:pPr>
        <w:pStyle w:val="Paragraphedeliste"/>
        <w:numPr>
          <w:ilvl w:val="0"/>
          <w:numId w:val="7"/>
        </w:numPr>
        <w:spacing w:after="150"/>
        <w:rPr>
          <w:rFonts w:ascii="Helvetica Neue" w:eastAsia="Times New Roman" w:hAnsi="Helvetica Neue" w:cs="Times New Roman"/>
          <w:color w:val="333333"/>
          <w:kern w:val="0"/>
          <w:sz w:val="21"/>
          <w:szCs w:val="21"/>
          <w:lang w:eastAsia="fr-FR"/>
          <w14:ligatures w14:val="none"/>
        </w:rPr>
      </w:pPr>
      <w:r w:rsidRPr="00F10D41">
        <w:rPr>
          <w:rFonts w:ascii="Helvetica Neue" w:eastAsia="Times New Roman" w:hAnsi="Helvetica Neue" w:cs="Times New Roman"/>
          <w:color w:val="333333"/>
          <w:kern w:val="0"/>
          <w:sz w:val="21"/>
          <w:szCs w:val="21"/>
          <w:lang w:eastAsia="fr-FR"/>
          <w14:ligatures w14:val="none"/>
        </w:rPr>
        <w:t xml:space="preserve">Import </w:t>
      </w:r>
      <w:r w:rsidR="000E3477">
        <w:rPr>
          <w:rFonts w:ascii="Helvetica Neue" w:eastAsia="Times New Roman" w:hAnsi="Helvetica Neue" w:cs="Times New Roman"/>
          <w:color w:val="333333"/>
          <w:kern w:val="0"/>
          <w:sz w:val="21"/>
          <w:szCs w:val="21"/>
          <w:lang w:eastAsia="fr-FR"/>
          <w14:ligatures w14:val="none"/>
        </w:rPr>
        <w:t>des</w:t>
      </w:r>
      <w:r w:rsidRPr="00F10D41">
        <w:rPr>
          <w:rFonts w:ascii="Helvetica Neue" w:eastAsia="Times New Roman" w:hAnsi="Helvetica Neue" w:cs="Times New Roman"/>
          <w:color w:val="333333"/>
          <w:kern w:val="0"/>
          <w:sz w:val="21"/>
          <w:szCs w:val="21"/>
          <w:lang w:eastAsia="fr-FR"/>
          <w14:ligatures w14:val="none"/>
        </w:rPr>
        <w:t xml:space="preserve"> table</w:t>
      </w:r>
      <w:r w:rsidR="00B97AC0">
        <w:rPr>
          <w:rFonts w:ascii="Helvetica Neue" w:eastAsia="Times New Roman" w:hAnsi="Helvetica Neue" w:cs="Times New Roman"/>
          <w:color w:val="333333"/>
          <w:kern w:val="0"/>
          <w:sz w:val="21"/>
          <w:szCs w:val="21"/>
          <w:lang w:eastAsia="fr-FR"/>
          <w14:ligatures w14:val="none"/>
        </w:rPr>
        <w:t>s</w:t>
      </w:r>
      <w:r w:rsidRPr="00F10D41">
        <w:rPr>
          <w:rFonts w:ascii="Helvetica Neue" w:eastAsia="Times New Roman" w:hAnsi="Helvetica Neue" w:cs="Times New Roman"/>
          <w:color w:val="333333"/>
          <w:kern w:val="0"/>
          <w:sz w:val="21"/>
          <w:szCs w:val="21"/>
          <w:lang w:eastAsia="fr-FR"/>
          <w14:ligatures w14:val="none"/>
        </w:rPr>
        <w:t xml:space="preserve"> des données contenant les </w:t>
      </w:r>
      <w:r w:rsidR="000E3477">
        <w:rPr>
          <w:rFonts w:ascii="Helvetica Neue" w:eastAsia="Times New Roman" w:hAnsi="Helvetica Neue" w:cs="Times New Roman"/>
          <w:color w:val="333333"/>
          <w:kern w:val="0"/>
          <w:sz w:val="21"/>
          <w:szCs w:val="21"/>
          <w:lang w:eastAsia="fr-FR"/>
          <w14:ligatures w14:val="none"/>
        </w:rPr>
        <w:t xml:space="preserve">professionnels de santé en AURA </w:t>
      </w:r>
    </w:p>
    <w:p w14:paraId="10EB6574" w14:textId="3249CDE3" w:rsidR="000E3477" w:rsidRDefault="007E31BF" w:rsidP="000E3477">
      <w:pPr>
        <w:pStyle w:val="Paragraphedeliste"/>
        <w:numPr>
          <w:ilvl w:val="0"/>
          <w:numId w:val="7"/>
        </w:numPr>
        <w:spacing w:after="150"/>
        <w:rPr>
          <w:rFonts w:ascii="Helvetica Neue" w:eastAsia="Times New Roman" w:hAnsi="Helvetica Neue" w:cs="Times New Roman"/>
          <w:color w:val="333333"/>
          <w:kern w:val="0"/>
          <w:sz w:val="21"/>
          <w:szCs w:val="21"/>
          <w:lang w:eastAsia="fr-FR"/>
          <w14:ligatures w14:val="none"/>
        </w:rPr>
      </w:pPr>
      <w:r w:rsidRPr="00F10D41">
        <w:rPr>
          <w:rFonts w:ascii="Helvetica Neue" w:eastAsia="Times New Roman" w:hAnsi="Helvetica Neue" w:cs="Times New Roman"/>
          <w:color w:val="333333"/>
          <w:kern w:val="0"/>
          <w:sz w:val="21"/>
          <w:szCs w:val="21"/>
          <w:lang w:eastAsia="fr-FR"/>
          <w14:ligatures w14:val="none"/>
        </w:rPr>
        <w:t>Import de</w:t>
      </w:r>
      <w:r w:rsidR="000E3477">
        <w:rPr>
          <w:rFonts w:ascii="Helvetica Neue" w:eastAsia="Times New Roman" w:hAnsi="Helvetica Neue" w:cs="Times New Roman"/>
          <w:color w:val="333333"/>
          <w:kern w:val="0"/>
          <w:sz w:val="21"/>
          <w:szCs w:val="21"/>
          <w:lang w:eastAsia="fr-FR"/>
          <w14:ligatures w14:val="none"/>
        </w:rPr>
        <w:t xml:space="preserve"> la</w:t>
      </w:r>
      <w:r w:rsidRPr="00F10D41">
        <w:rPr>
          <w:rFonts w:ascii="Helvetica Neue" w:eastAsia="Times New Roman" w:hAnsi="Helvetica Neue" w:cs="Times New Roman"/>
          <w:color w:val="333333"/>
          <w:kern w:val="0"/>
          <w:sz w:val="21"/>
          <w:szCs w:val="21"/>
          <w:lang w:eastAsia="fr-FR"/>
          <w14:ligatures w14:val="none"/>
        </w:rPr>
        <w:t xml:space="preserve"> table de correspondance entre les communautés de communes et les code INSEE.</w:t>
      </w:r>
      <w:r w:rsidRPr="00F10D41">
        <w:rPr>
          <w:rFonts w:ascii="Helvetica Neue" w:eastAsia="Times New Roman" w:hAnsi="Helvetica Neue" w:cs="Times New Roman"/>
          <w:color w:val="333333"/>
          <w:kern w:val="0"/>
          <w:sz w:val="21"/>
          <w:szCs w:val="21"/>
          <w:lang w:eastAsia="fr-FR"/>
          <w14:ligatures w14:val="none"/>
        </w:rPr>
        <w:br/>
      </w:r>
    </w:p>
    <w:p w14:paraId="047385A8" w14:textId="77777777" w:rsidR="007E31BF" w:rsidRPr="007E31BF" w:rsidRDefault="007E31BF" w:rsidP="007E31BF">
      <w:pPr>
        <w:spacing w:before="300" w:after="150"/>
        <w:outlineLvl w:val="2"/>
        <w:rPr>
          <w:rFonts w:ascii="inherit" w:eastAsia="Times New Roman" w:hAnsi="inherit" w:cs="Times New Roman"/>
          <w:color w:val="333333"/>
          <w:kern w:val="0"/>
          <w:sz w:val="36"/>
          <w:szCs w:val="36"/>
          <w:lang w:eastAsia="fr-FR"/>
          <w14:ligatures w14:val="none"/>
        </w:rPr>
      </w:pPr>
      <w:r w:rsidRPr="007E31BF">
        <w:rPr>
          <w:rFonts w:ascii="inherit" w:eastAsia="Times New Roman" w:hAnsi="inherit" w:cs="Times New Roman"/>
          <w:color w:val="333333"/>
          <w:kern w:val="0"/>
          <w:sz w:val="36"/>
          <w:szCs w:val="36"/>
          <w:lang w:eastAsia="fr-FR"/>
          <w14:ligatures w14:val="none"/>
        </w:rPr>
        <w:t>Nettoyage des tables importées</w:t>
      </w:r>
    </w:p>
    <w:p w14:paraId="5EDB43B7" w14:textId="77777777" w:rsidR="007E31BF" w:rsidRPr="007E31BF" w:rsidRDefault="007E31BF" w:rsidP="007E31BF">
      <w:pPr>
        <w:spacing w:after="150"/>
        <w:rPr>
          <w:rFonts w:ascii="Helvetica Neue" w:eastAsia="Times New Roman" w:hAnsi="Helvetica Neue" w:cs="Times New Roman"/>
          <w:color w:val="333333"/>
          <w:kern w:val="0"/>
          <w:sz w:val="21"/>
          <w:szCs w:val="21"/>
          <w:lang w:eastAsia="fr-FR"/>
          <w14:ligatures w14:val="none"/>
        </w:rPr>
      </w:pPr>
      <w:r w:rsidRPr="007E31BF">
        <w:rPr>
          <w:rFonts w:ascii="Helvetica Neue" w:eastAsia="Times New Roman" w:hAnsi="Helvetica Neue" w:cs="Times New Roman"/>
          <w:color w:val="333333"/>
          <w:kern w:val="0"/>
          <w:sz w:val="21"/>
          <w:szCs w:val="21"/>
          <w:lang w:eastAsia="fr-FR"/>
          <w14:ligatures w14:val="none"/>
        </w:rPr>
        <w:t xml:space="preserve">Le script A1_sfgyne_fonctions comprend les différentes fonctions utilisées pour nettoyer, traiter la table initiale de </w:t>
      </w:r>
      <w:proofErr w:type="spellStart"/>
      <w:r w:rsidRPr="007E31BF">
        <w:rPr>
          <w:rFonts w:ascii="Helvetica Neue" w:eastAsia="Times New Roman" w:hAnsi="Helvetica Neue" w:cs="Times New Roman"/>
          <w:color w:val="333333"/>
          <w:kern w:val="0"/>
          <w:sz w:val="21"/>
          <w:szCs w:val="21"/>
          <w:lang w:eastAsia="fr-FR"/>
          <w14:ligatures w14:val="none"/>
        </w:rPr>
        <w:t>sages-femmes</w:t>
      </w:r>
      <w:proofErr w:type="spellEnd"/>
      <w:r w:rsidRPr="007E31BF">
        <w:rPr>
          <w:rFonts w:ascii="Helvetica Neue" w:eastAsia="Times New Roman" w:hAnsi="Helvetica Neue" w:cs="Times New Roman"/>
          <w:color w:val="333333"/>
          <w:kern w:val="0"/>
          <w:sz w:val="21"/>
          <w:szCs w:val="21"/>
          <w:lang w:eastAsia="fr-FR"/>
          <w14:ligatures w14:val="none"/>
        </w:rPr>
        <w:t xml:space="preserve"> et gynécologues et la table </w:t>
      </w:r>
      <w:proofErr w:type="spellStart"/>
      <w:r w:rsidRPr="007E31BF">
        <w:rPr>
          <w:rFonts w:ascii="Helvetica Neue" w:eastAsia="Times New Roman" w:hAnsi="Helvetica Neue" w:cs="Times New Roman"/>
          <w:color w:val="333333"/>
          <w:kern w:val="0"/>
          <w:sz w:val="21"/>
          <w:szCs w:val="21"/>
          <w:lang w:eastAsia="fr-FR"/>
          <w14:ligatures w14:val="none"/>
        </w:rPr>
        <w:t>code_commune</w:t>
      </w:r>
      <w:proofErr w:type="spellEnd"/>
      <w:r w:rsidRPr="007E31BF">
        <w:rPr>
          <w:rFonts w:ascii="Helvetica Neue" w:eastAsia="Times New Roman" w:hAnsi="Helvetica Neue" w:cs="Times New Roman"/>
          <w:color w:val="333333"/>
          <w:kern w:val="0"/>
          <w:sz w:val="21"/>
          <w:szCs w:val="21"/>
          <w:lang w:eastAsia="fr-FR"/>
          <w14:ligatures w14:val="none"/>
        </w:rPr>
        <w:t>.</w:t>
      </w:r>
    </w:p>
    <w:p w14:paraId="1CC19A7A" w14:textId="77777777" w:rsidR="007E31BF" w:rsidRPr="007E31BF" w:rsidRDefault="007E31BF" w:rsidP="007E31BF">
      <w:pPr>
        <w:spacing w:before="150" w:after="150"/>
        <w:outlineLvl w:val="3"/>
        <w:rPr>
          <w:rFonts w:ascii="inherit" w:eastAsia="Times New Roman" w:hAnsi="inherit" w:cs="Times New Roman"/>
          <w:color w:val="333333"/>
          <w:kern w:val="0"/>
          <w:sz w:val="27"/>
          <w:szCs w:val="27"/>
          <w:lang w:eastAsia="fr-FR"/>
          <w14:ligatures w14:val="none"/>
        </w:rPr>
      </w:pPr>
      <w:r w:rsidRPr="007E31BF">
        <w:rPr>
          <w:rFonts w:ascii="inherit" w:eastAsia="Times New Roman" w:hAnsi="inherit" w:cs="Times New Roman"/>
          <w:color w:val="333333"/>
          <w:kern w:val="0"/>
          <w:sz w:val="27"/>
          <w:szCs w:val="27"/>
          <w:lang w:eastAsia="fr-FR"/>
          <w14:ligatures w14:val="none"/>
        </w:rPr>
        <w:t xml:space="preserve">Table </w:t>
      </w:r>
      <w:proofErr w:type="spellStart"/>
      <w:r w:rsidRPr="007E31BF">
        <w:rPr>
          <w:rFonts w:ascii="inherit" w:eastAsia="Times New Roman" w:hAnsi="inherit" w:cs="Times New Roman"/>
          <w:color w:val="333333"/>
          <w:kern w:val="0"/>
          <w:sz w:val="27"/>
          <w:szCs w:val="27"/>
          <w:lang w:eastAsia="fr-FR"/>
          <w14:ligatures w14:val="none"/>
        </w:rPr>
        <w:t>SagefemmeGyne_AURA</w:t>
      </w:r>
      <w:proofErr w:type="spellEnd"/>
    </w:p>
    <w:p w14:paraId="29F9B9CE" w14:textId="4E298460" w:rsidR="000E3477" w:rsidRDefault="000E3477" w:rsidP="000E3477">
      <w:pPr>
        <w:pStyle w:val="Paragraphedeliste"/>
        <w:numPr>
          <w:ilvl w:val="0"/>
          <w:numId w:val="8"/>
        </w:numPr>
        <w:spacing w:after="150"/>
        <w:rPr>
          <w:rFonts w:ascii="Helvetica Neue" w:eastAsia="Times New Roman" w:hAnsi="Helvetica Neue" w:cs="Times New Roman"/>
          <w:color w:val="333333"/>
          <w:kern w:val="0"/>
          <w:sz w:val="21"/>
          <w:szCs w:val="21"/>
          <w:lang w:eastAsia="fr-FR"/>
          <w14:ligatures w14:val="none"/>
        </w:rPr>
      </w:pPr>
      <w:r>
        <w:rPr>
          <w:rFonts w:ascii="Helvetica Neue" w:eastAsia="Times New Roman" w:hAnsi="Helvetica Neue" w:cs="Times New Roman"/>
          <w:color w:val="333333"/>
          <w:kern w:val="0"/>
          <w:sz w:val="21"/>
          <w:szCs w:val="21"/>
          <w:lang w:eastAsia="fr-FR"/>
          <w14:ligatures w14:val="none"/>
        </w:rPr>
        <w:t xml:space="preserve">Étape 1 : Formatage </w:t>
      </w:r>
    </w:p>
    <w:p w14:paraId="1B7165BB" w14:textId="77777777" w:rsidR="000E3477" w:rsidRDefault="007E31BF" w:rsidP="000E3477">
      <w:pPr>
        <w:pStyle w:val="Paragraphedeliste"/>
        <w:spacing w:after="150"/>
        <w:rPr>
          <w:rFonts w:ascii="Helvetica Neue" w:eastAsia="Times New Roman" w:hAnsi="Helvetica Neue" w:cs="Times New Roman"/>
          <w:color w:val="333333"/>
          <w:kern w:val="0"/>
          <w:sz w:val="21"/>
          <w:szCs w:val="21"/>
          <w:lang w:eastAsia="fr-FR"/>
          <w14:ligatures w14:val="none"/>
        </w:rPr>
      </w:pPr>
      <w:r w:rsidRPr="00DB3AFC">
        <w:rPr>
          <w:rFonts w:ascii="Helvetica Neue" w:eastAsia="Times New Roman" w:hAnsi="Helvetica Neue" w:cs="Times New Roman"/>
          <w:color w:val="333333"/>
          <w:kern w:val="0"/>
          <w:sz w:val="21"/>
          <w:szCs w:val="21"/>
          <w:lang w:eastAsia="fr-FR"/>
          <w14:ligatures w14:val="none"/>
        </w:rPr>
        <w:t>La fonction </w:t>
      </w:r>
      <w:proofErr w:type="spellStart"/>
      <w:r w:rsidRPr="00DB3AFC">
        <w:rPr>
          <w:rFonts w:ascii="Helvetica Neue" w:eastAsia="Times New Roman" w:hAnsi="Helvetica Neue" w:cs="Times New Roman"/>
          <w:i/>
          <w:iCs/>
          <w:color w:val="333333"/>
          <w:kern w:val="0"/>
          <w:sz w:val="21"/>
          <w:szCs w:val="21"/>
          <w:lang w:eastAsia="fr-FR"/>
          <w14:ligatures w14:val="none"/>
        </w:rPr>
        <w:t>formater_table_ars</w:t>
      </w:r>
      <w:proofErr w:type="spellEnd"/>
      <w:r w:rsidRPr="00DB3AFC">
        <w:rPr>
          <w:rFonts w:ascii="Helvetica Neue" w:eastAsia="Times New Roman" w:hAnsi="Helvetica Neue" w:cs="Times New Roman"/>
          <w:color w:val="333333"/>
          <w:kern w:val="0"/>
          <w:sz w:val="21"/>
          <w:szCs w:val="21"/>
          <w:lang w:eastAsia="fr-FR"/>
          <w14:ligatures w14:val="none"/>
        </w:rPr>
        <w:t> renomme les colonnes, fusionne et sépare certaines colonnes</w:t>
      </w:r>
      <w:r w:rsidR="000E3477">
        <w:rPr>
          <w:rFonts w:ascii="Helvetica Neue" w:eastAsia="Times New Roman" w:hAnsi="Helvetica Neue" w:cs="Times New Roman"/>
          <w:color w:val="333333"/>
          <w:kern w:val="0"/>
          <w:sz w:val="21"/>
          <w:szCs w:val="21"/>
          <w:lang w:eastAsia="fr-FR"/>
          <w14:ligatures w14:val="none"/>
        </w:rPr>
        <w:t xml:space="preserve"> : </w:t>
      </w:r>
    </w:p>
    <w:p w14:paraId="6368A490" w14:textId="2995F4EB" w:rsidR="00B97AC0" w:rsidRDefault="007E31BF" w:rsidP="000E3477">
      <w:pPr>
        <w:pStyle w:val="Paragraphedeliste"/>
        <w:numPr>
          <w:ilvl w:val="1"/>
          <w:numId w:val="8"/>
        </w:numPr>
        <w:spacing w:after="150"/>
        <w:rPr>
          <w:rFonts w:ascii="Helvetica Neue" w:eastAsia="Times New Roman" w:hAnsi="Helvetica Neue" w:cs="Times New Roman"/>
          <w:color w:val="333333"/>
          <w:kern w:val="0"/>
          <w:sz w:val="21"/>
          <w:szCs w:val="21"/>
          <w:lang w:eastAsia="fr-FR"/>
          <w14:ligatures w14:val="none"/>
        </w:rPr>
      </w:pPr>
      <w:proofErr w:type="gramStart"/>
      <w:r w:rsidRPr="00DB3AFC">
        <w:rPr>
          <w:rFonts w:ascii="Helvetica Neue" w:eastAsia="Times New Roman" w:hAnsi="Helvetica Neue" w:cs="Times New Roman"/>
          <w:color w:val="333333"/>
          <w:kern w:val="0"/>
          <w:sz w:val="21"/>
          <w:szCs w:val="21"/>
          <w:lang w:eastAsia="fr-FR"/>
          <w14:ligatures w14:val="none"/>
        </w:rPr>
        <w:t>colonne</w:t>
      </w:r>
      <w:proofErr w:type="gramEnd"/>
      <w:r w:rsidRPr="00DB3AFC">
        <w:rPr>
          <w:rFonts w:ascii="Helvetica Neue" w:eastAsia="Times New Roman" w:hAnsi="Helvetica Neue" w:cs="Times New Roman"/>
          <w:color w:val="333333"/>
          <w:kern w:val="0"/>
          <w:sz w:val="21"/>
          <w:szCs w:val="21"/>
          <w:lang w:eastAsia="fr-FR"/>
          <w14:ligatures w14:val="none"/>
        </w:rPr>
        <w:t xml:space="preserve"> Adresse</w:t>
      </w:r>
      <w:r w:rsidR="000E3477">
        <w:rPr>
          <w:rFonts w:ascii="Helvetica Neue" w:eastAsia="Times New Roman" w:hAnsi="Helvetica Neue" w:cs="Times New Roman"/>
          <w:color w:val="333333"/>
          <w:kern w:val="0"/>
          <w:sz w:val="21"/>
          <w:szCs w:val="21"/>
          <w:lang w:eastAsia="fr-FR"/>
          <w14:ligatures w14:val="none"/>
        </w:rPr>
        <w:t xml:space="preserve"> : </w:t>
      </w:r>
      <w:r w:rsidRPr="00DB3AFC">
        <w:rPr>
          <w:rFonts w:ascii="Helvetica Neue" w:eastAsia="Times New Roman" w:hAnsi="Helvetica Neue" w:cs="Times New Roman"/>
          <w:color w:val="333333"/>
          <w:kern w:val="0"/>
          <w:sz w:val="21"/>
          <w:szCs w:val="21"/>
          <w:lang w:eastAsia="fr-FR"/>
          <w14:ligatures w14:val="none"/>
        </w:rPr>
        <w:t xml:space="preserve"> </w:t>
      </w:r>
      <w:r w:rsidR="000E3477">
        <w:rPr>
          <w:rFonts w:ascii="Helvetica Neue" w:eastAsia="Times New Roman" w:hAnsi="Helvetica Neue" w:cs="Times New Roman"/>
          <w:color w:val="333333"/>
          <w:kern w:val="0"/>
          <w:sz w:val="21"/>
          <w:szCs w:val="21"/>
          <w:lang w:eastAsia="fr-FR"/>
          <w14:ligatures w14:val="none"/>
        </w:rPr>
        <w:t>suppression d</w:t>
      </w:r>
      <w:r w:rsidRPr="00DB3AFC">
        <w:rPr>
          <w:rFonts w:ascii="Helvetica Neue" w:eastAsia="Times New Roman" w:hAnsi="Helvetica Neue" w:cs="Times New Roman"/>
          <w:color w:val="333333"/>
          <w:kern w:val="0"/>
          <w:sz w:val="21"/>
          <w:szCs w:val="21"/>
          <w:lang w:eastAsia="fr-FR"/>
          <w14:ligatures w14:val="none"/>
        </w:rPr>
        <w:t xml:space="preserve">es numéros de rue, </w:t>
      </w:r>
      <w:proofErr w:type="spellStart"/>
      <w:r w:rsidRPr="00DB3AFC">
        <w:rPr>
          <w:rFonts w:ascii="Helvetica Neue" w:eastAsia="Times New Roman" w:hAnsi="Helvetica Neue" w:cs="Times New Roman"/>
          <w:color w:val="333333"/>
          <w:kern w:val="0"/>
          <w:sz w:val="21"/>
          <w:szCs w:val="21"/>
          <w:lang w:eastAsia="fr-FR"/>
          <w14:ligatures w14:val="none"/>
        </w:rPr>
        <w:t>cp</w:t>
      </w:r>
      <w:proofErr w:type="spellEnd"/>
      <w:r w:rsidRPr="00DB3AFC">
        <w:rPr>
          <w:rFonts w:ascii="Helvetica Neue" w:eastAsia="Times New Roman" w:hAnsi="Helvetica Neue" w:cs="Times New Roman"/>
          <w:color w:val="333333"/>
          <w:kern w:val="0"/>
          <w:sz w:val="21"/>
          <w:szCs w:val="21"/>
          <w:lang w:eastAsia="fr-FR"/>
          <w14:ligatures w14:val="none"/>
        </w:rPr>
        <w:t xml:space="preserve">, ville (initialement présent dans la </w:t>
      </w:r>
      <w:r w:rsidR="00B97AC0" w:rsidRPr="00B97AC0">
        <w:rPr>
          <w:rFonts w:ascii="Helvetica Neue" w:eastAsia="Times New Roman" w:hAnsi="Helvetica Neue" w:cs="Times New Roman"/>
          <w:color w:val="333333"/>
          <w:kern w:val="0"/>
          <w:sz w:val="21"/>
          <w:szCs w:val="21"/>
          <w:lang w:eastAsia="fr-FR"/>
          <w14:ligatures w14:val="none"/>
        </w:rPr>
        <w:t>même</w:t>
      </w:r>
      <w:r w:rsidRPr="00DB3AFC">
        <w:rPr>
          <w:rFonts w:ascii="Helvetica Neue" w:eastAsia="Times New Roman" w:hAnsi="Helvetica Neue" w:cs="Times New Roman"/>
          <w:color w:val="333333"/>
          <w:kern w:val="0"/>
          <w:sz w:val="21"/>
          <w:szCs w:val="21"/>
          <w:lang w:eastAsia="fr-FR"/>
          <w14:ligatures w14:val="none"/>
        </w:rPr>
        <w:t xml:space="preserve"> colonne) afin de ne garder que la rue ou l’avenue. </w:t>
      </w:r>
    </w:p>
    <w:p w14:paraId="64DD00D3" w14:textId="00AF3ED4" w:rsidR="000E3477" w:rsidRDefault="00B97AC0" w:rsidP="000E3477">
      <w:pPr>
        <w:pStyle w:val="Paragraphedeliste"/>
        <w:numPr>
          <w:ilvl w:val="1"/>
          <w:numId w:val="8"/>
        </w:numPr>
        <w:spacing w:after="150"/>
        <w:rPr>
          <w:rFonts w:ascii="Helvetica Neue" w:eastAsia="Times New Roman" w:hAnsi="Helvetica Neue" w:cs="Times New Roman"/>
          <w:color w:val="333333"/>
          <w:kern w:val="0"/>
          <w:sz w:val="21"/>
          <w:szCs w:val="21"/>
          <w:lang w:eastAsia="fr-FR"/>
          <w14:ligatures w14:val="none"/>
        </w:rPr>
      </w:pPr>
      <w:proofErr w:type="gramStart"/>
      <w:r>
        <w:rPr>
          <w:rFonts w:ascii="Helvetica Neue" w:eastAsia="Times New Roman" w:hAnsi="Helvetica Neue" w:cs="Times New Roman"/>
          <w:color w:val="333333"/>
          <w:kern w:val="0"/>
          <w:sz w:val="21"/>
          <w:szCs w:val="21"/>
          <w:lang w:eastAsia="fr-FR"/>
          <w14:ligatures w14:val="none"/>
        </w:rPr>
        <w:lastRenderedPageBreak/>
        <w:t>code</w:t>
      </w:r>
      <w:proofErr w:type="gramEnd"/>
      <w:r>
        <w:rPr>
          <w:rFonts w:ascii="Helvetica Neue" w:eastAsia="Times New Roman" w:hAnsi="Helvetica Neue" w:cs="Times New Roman"/>
          <w:color w:val="333333"/>
          <w:kern w:val="0"/>
          <w:sz w:val="21"/>
          <w:szCs w:val="21"/>
          <w:lang w:eastAsia="fr-FR"/>
          <w14:ligatures w14:val="none"/>
        </w:rPr>
        <w:t xml:space="preserve"> postal du </w:t>
      </w:r>
      <w:r w:rsidR="007E31BF" w:rsidRPr="00DB3AFC">
        <w:rPr>
          <w:rFonts w:ascii="Helvetica Neue" w:eastAsia="Times New Roman" w:hAnsi="Helvetica Neue" w:cs="Times New Roman"/>
          <w:color w:val="333333"/>
          <w:kern w:val="0"/>
          <w:sz w:val="21"/>
          <w:szCs w:val="21"/>
          <w:lang w:eastAsia="fr-FR"/>
          <w14:ligatures w14:val="none"/>
        </w:rPr>
        <w:t xml:space="preserve">fichier </w:t>
      </w:r>
      <w:r w:rsidRPr="00B97AC0">
        <w:rPr>
          <w:rFonts w:ascii="Helvetica Neue" w:eastAsia="Times New Roman" w:hAnsi="Helvetica Neue" w:cs="Times New Roman"/>
          <w:color w:val="333333"/>
          <w:kern w:val="0"/>
          <w:sz w:val="21"/>
          <w:szCs w:val="21"/>
          <w:lang w:eastAsia="fr-FR"/>
          <w14:ligatures w14:val="none"/>
        </w:rPr>
        <w:t>gynécologues</w:t>
      </w:r>
      <w:r>
        <w:rPr>
          <w:rFonts w:ascii="Helvetica Neue" w:eastAsia="Times New Roman" w:hAnsi="Helvetica Neue" w:cs="Times New Roman"/>
          <w:color w:val="333333"/>
          <w:kern w:val="0"/>
          <w:sz w:val="21"/>
          <w:szCs w:val="21"/>
          <w:lang w:eastAsia="fr-FR"/>
          <w14:ligatures w14:val="none"/>
        </w:rPr>
        <w:t xml:space="preserve"> : </w:t>
      </w:r>
      <w:r w:rsidR="007E31BF" w:rsidRPr="00DB3AFC">
        <w:rPr>
          <w:rFonts w:ascii="Helvetica Neue" w:eastAsia="Times New Roman" w:hAnsi="Helvetica Neue" w:cs="Times New Roman"/>
          <w:color w:val="333333"/>
          <w:kern w:val="0"/>
          <w:sz w:val="21"/>
          <w:szCs w:val="21"/>
          <w:lang w:eastAsia="fr-FR"/>
          <w14:ligatures w14:val="none"/>
        </w:rPr>
        <w:t>récupér</w:t>
      </w:r>
      <w:r>
        <w:rPr>
          <w:rFonts w:ascii="Helvetica Neue" w:eastAsia="Times New Roman" w:hAnsi="Helvetica Neue" w:cs="Times New Roman"/>
          <w:color w:val="333333"/>
          <w:kern w:val="0"/>
          <w:sz w:val="21"/>
          <w:szCs w:val="21"/>
          <w:lang w:eastAsia="fr-FR"/>
          <w14:ligatures w14:val="none"/>
        </w:rPr>
        <w:t xml:space="preserve">ation du code postale </w:t>
      </w:r>
      <w:r w:rsidR="007E31BF" w:rsidRPr="00DB3AFC">
        <w:rPr>
          <w:rFonts w:ascii="Helvetica Neue" w:eastAsia="Times New Roman" w:hAnsi="Helvetica Neue" w:cs="Times New Roman"/>
          <w:color w:val="333333"/>
          <w:kern w:val="0"/>
          <w:sz w:val="21"/>
          <w:szCs w:val="21"/>
          <w:lang w:eastAsia="fr-FR"/>
          <w14:ligatures w14:val="none"/>
        </w:rPr>
        <w:t xml:space="preserve">à partir de la colonne adresse de la </w:t>
      </w:r>
      <w:commentRangeStart w:id="11"/>
      <w:r w:rsidR="007E31BF" w:rsidRPr="00DB3AFC">
        <w:rPr>
          <w:rFonts w:ascii="Helvetica Neue" w:eastAsia="Times New Roman" w:hAnsi="Helvetica Neue" w:cs="Times New Roman"/>
          <w:color w:val="333333"/>
          <w:kern w:val="0"/>
          <w:sz w:val="21"/>
          <w:szCs w:val="21"/>
          <w:lang w:eastAsia="fr-FR"/>
          <w14:ligatures w14:val="none"/>
        </w:rPr>
        <w:t>structure</w:t>
      </w:r>
      <w:commentRangeEnd w:id="11"/>
      <w:r>
        <w:rPr>
          <w:rStyle w:val="Marquedecommentaire"/>
          <w:rFonts w:ascii="Helvetica Neue" w:eastAsia="Times New Roman" w:hAnsi="Helvetica Neue" w:cs="Times New Roman"/>
          <w:color w:val="333333"/>
          <w:kern w:val="0"/>
          <w:sz w:val="21"/>
          <w:szCs w:val="21"/>
          <w:lang w:eastAsia="fr-FR"/>
          <w14:ligatures w14:val="none"/>
        </w:rPr>
        <w:commentReference w:id="11"/>
      </w:r>
      <w:r>
        <w:rPr>
          <w:rFonts w:ascii="Helvetica Neue" w:eastAsia="Times New Roman" w:hAnsi="Helvetica Neue" w:cs="Times New Roman"/>
          <w:color w:val="333333"/>
          <w:kern w:val="0"/>
          <w:sz w:val="21"/>
          <w:szCs w:val="21"/>
          <w:lang w:eastAsia="fr-FR"/>
          <w14:ligatures w14:val="none"/>
        </w:rPr>
        <w:t xml:space="preserve"> (car le fichier précise uniquement</w:t>
      </w:r>
      <w:r w:rsidRPr="00EA78FE">
        <w:rPr>
          <w:rFonts w:ascii="Helvetica Neue" w:eastAsia="Times New Roman" w:hAnsi="Helvetica Neue" w:cs="Times New Roman"/>
          <w:color w:val="333333"/>
          <w:kern w:val="0"/>
          <w:sz w:val="21"/>
          <w:szCs w:val="21"/>
          <w:lang w:eastAsia="fr-FR"/>
          <w14:ligatures w14:val="none"/>
        </w:rPr>
        <w:t xml:space="preserve"> le numéro de département</w:t>
      </w:r>
      <w:r>
        <w:rPr>
          <w:rFonts w:ascii="Helvetica Neue" w:eastAsia="Times New Roman" w:hAnsi="Helvetica Neue" w:cs="Times New Roman"/>
          <w:color w:val="333333"/>
          <w:kern w:val="0"/>
          <w:sz w:val="21"/>
          <w:szCs w:val="21"/>
          <w:lang w:eastAsia="fr-FR"/>
          <w14:ligatures w14:val="none"/>
        </w:rPr>
        <w:t xml:space="preserve">) </w:t>
      </w:r>
      <w:r w:rsidR="007E31BF" w:rsidRPr="00DB3AFC">
        <w:rPr>
          <w:rFonts w:ascii="Helvetica Neue" w:eastAsia="Times New Roman" w:hAnsi="Helvetica Neue" w:cs="Times New Roman"/>
          <w:color w:val="333333"/>
          <w:kern w:val="0"/>
          <w:sz w:val="21"/>
          <w:szCs w:val="21"/>
          <w:lang w:eastAsia="fr-FR"/>
          <w14:ligatures w14:val="none"/>
        </w:rPr>
        <w:br/>
      </w:r>
    </w:p>
    <w:p w14:paraId="1C08DA96" w14:textId="666B6795" w:rsidR="00B97AC0" w:rsidRDefault="000E3477" w:rsidP="000E3477">
      <w:pPr>
        <w:pStyle w:val="Paragraphedeliste"/>
        <w:numPr>
          <w:ilvl w:val="0"/>
          <w:numId w:val="8"/>
        </w:numPr>
        <w:spacing w:after="150"/>
        <w:rPr>
          <w:rFonts w:ascii="Helvetica Neue" w:eastAsia="Times New Roman" w:hAnsi="Helvetica Neue" w:cs="Times New Roman"/>
          <w:color w:val="333333"/>
          <w:kern w:val="0"/>
          <w:sz w:val="21"/>
          <w:szCs w:val="21"/>
          <w:lang w:eastAsia="fr-FR"/>
          <w14:ligatures w14:val="none"/>
        </w:rPr>
      </w:pPr>
      <w:proofErr w:type="spellStart"/>
      <w:r>
        <w:rPr>
          <w:rFonts w:ascii="Helvetica Neue" w:eastAsia="Times New Roman" w:hAnsi="Helvetica Neue" w:cs="Times New Roman"/>
          <w:color w:val="333333"/>
          <w:kern w:val="0"/>
          <w:sz w:val="21"/>
          <w:szCs w:val="21"/>
          <w:lang w:eastAsia="fr-FR"/>
          <w14:ligatures w14:val="none"/>
        </w:rPr>
        <w:t>Eta</w:t>
      </w:r>
      <w:r w:rsidR="00B97AC0">
        <w:rPr>
          <w:rFonts w:ascii="Helvetica Neue" w:eastAsia="Times New Roman" w:hAnsi="Helvetica Neue" w:cs="Times New Roman"/>
          <w:color w:val="333333"/>
          <w:kern w:val="0"/>
          <w:sz w:val="21"/>
          <w:szCs w:val="21"/>
          <w:lang w:eastAsia="fr-FR"/>
          <w14:ligatures w14:val="none"/>
        </w:rPr>
        <w:t>p</w:t>
      </w:r>
      <w:r>
        <w:rPr>
          <w:rFonts w:ascii="Helvetica Neue" w:eastAsia="Times New Roman" w:hAnsi="Helvetica Neue" w:cs="Times New Roman"/>
          <w:color w:val="333333"/>
          <w:kern w:val="0"/>
          <w:sz w:val="21"/>
          <w:szCs w:val="21"/>
          <w:lang w:eastAsia="fr-FR"/>
          <w14:ligatures w14:val="none"/>
        </w:rPr>
        <w:t>e</w:t>
      </w:r>
      <w:proofErr w:type="spellEnd"/>
      <w:r>
        <w:rPr>
          <w:rFonts w:ascii="Helvetica Neue" w:eastAsia="Times New Roman" w:hAnsi="Helvetica Neue" w:cs="Times New Roman"/>
          <w:color w:val="333333"/>
          <w:kern w:val="0"/>
          <w:sz w:val="21"/>
          <w:szCs w:val="21"/>
          <w:lang w:eastAsia="fr-FR"/>
          <w14:ligatures w14:val="none"/>
        </w:rPr>
        <w:t xml:space="preserve"> 2</w:t>
      </w:r>
      <w:proofErr w:type="gramStart"/>
      <w:r>
        <w:rPr>
          <w:rFonts w:ascii="Helvetica Neue" w:eastAsia="Times New Roman" w:hAnsi="Helvetica Neue" w:cs="Times New Roman"/>
          <w:color w:val="333333"/>
          <w:kern w:val="0"/>
          <w:sz w:val="21"/>
          <w:szCs w:val="21"/>
          <w:lang w:eastAsia="fr-FR"/>
          <w14:ligatures w14:val="none"/>
        </w:rPr>
        <w:t> :</w:t>
      </w:r>
      <w:r w:rsidR="00B97AC0">
        <w:rPr>
          <w:rFonts w:ascii="Helvetica Neue" w:eastAsia="Times New Roman" w:hAnsi="Helvetica Neue" w:cs="Times New Roman"/>
          <w:color w:val="333333"/>
          <w:kern w:val="0"/>
          <w:sz w:val="21"/>
          <w:szCs w:val="21"/>
          <w:lang w:eastAsia="fr-FR"/>
          <w14:ligatures w14:val="none"/>
        </w:rPr>
        <w:t>suppression</w:t>
      </w:r>
      <w:proofErr w:type="gramEnd"/>
      <w:r w:rsidR="00B97AC0">
        <w:rPr>
          <w:rFonts w:ascii="Helvetica Neue" w:eastAsia="Times New Roman" w:hAnsi="Helvetica Neue" w:cs="Times New Roman"/>
          <w:color w:val="333333"/>
          <w:kern w:val="0"/>
          <w:sz w:val="21"/>
          <w:szCs w:val="21"/>
          <w:lang w:eastAsia="fr-FR"/>
          <w14:ligatures w14:val="none"/>
        </w:rPr>
        <w:t xml:space="preserve"> des </w:t>
      </w:r>
      <w:r>
        <w:rPr>
          <w:rFonts w:ascii="Helvetica Neue" w:eastAsia="Times New Roman" w:hAnsi="Helvetica Neue" w:cs="Times New Roman"/>
          <w:color w:val="333333"/>
          <w:kern w:val="0"/>
          <w:sz w:val="21"/>
          <w:szCs w:val="21"/>
          <w:lang w:eastAsia="fr-FR"/>
          <w14:ligatures w14:val="none"/>
        </w:rPr>
        <w:t xml:space="preserve"> </w:t>
      </w:r>
      <w:r w:rsidR="007E31BF" w:rsidRPr="00DB3AFC">
        <w:rPr>
          <w:rFonts w:ascii="Helvetica Neue" w:eastAsia="Times New Roman" w:hAnsi="Helvetica Neue" w:cs="Times New Roman"/>
          <w:color w:val="333333"/>
          <w:kern w:val="0"/>
          <w:sz w:val="21"/>
          <w:szCs w:val="21"/>
          <w:lang w:eastAsia="fr-FR"/>
          <w14:ligatures w14:val="none"/>
        </w:rPr>
        <w:t>gynécologues médicaux</w:t>
      </w:r>
      <w:r w:rsidR="00B97AC0">
        <w:rPr>
          <w:rFonts w:ascii="Helvetica Neue" w:eastAsia="Times New Roman" w:hAnsi="Helvetica Neue" w:cs="Times New Roman"/>
          <w:color w:val="333333"/>
          <w:kern w:val="0"/>
          <w:sz w:val="21"/>
          <w:szCs w:val="21"/>
          <w:lang w:eastAsia="fr-FR"/>
          <w14:ligatures w14:val="none"/>
        </w:rPr>
        <w:t xml:space="preserve"> pour conserver uniquement </w:t>
      </w:r>
      <w:r w:rsidR="007E31BF" w:rsidRPr="00DB3AFC">
        <w:rPr>
          <w:rFonts w:ascii="Helvetica Neue" w:eastAsia="Times New Roman" w:hAnsi="Helvetica Neue" w:cs="Times New Roman"/>
          <w:color w:val="333333"/>
          <w:kern w:val="0"/>
          <w:sz w:val="21"/>
          <w:szCs w:val="21"/>
          <w:lang w:eastAsia="fr-FR"/>
          <w14:ligatures w14:val="none"/>
        </w:rPr>
        <w:t>les gyn</w:t>
      </w:r>
      <w:r w:rsidR="00B97AC0">
        <w:rPr>
          <w:rFonts w:ascii="Helvetica Neue" w:eastAsia="Times New Roman" w:hAnsi="Helvetica Neue" w:cs="Times New Roman"/>
          <w:color w:val="333333"/>
          <w:kern w:val="0"/>
          <w:sz w:val="21"/>
          <w:szCs w:val="21"/>
          <w:lang w:eastAsia="fr-FR"/>
          <w14:ligatures w14:val="none"/>
        </w:rPr>
        <w:t>é</w:t>
      </w:r>
      <w:r w:rsidR="007E31BF" w:rsidRPr="00DB3AFC">
        <w:rPr>
          <w:rFonts w:ascii="Helvetica Neue" w:eastAsia="Times New Roman" w:hAnsi="Helvetica Neue" w:cs="Times New Roman"/>
          <w:color w:val="333333"/>
          <w:kern w:val="0"/>
          <w:sz w:val="21"/>
          <w:szCs w:val="21"/>
          <w:lang w:eastAsia="fr-FR"/>
          <w14:ligatures w14:val="none"/>
        </w:rPr>
        <w:t xml:space="preserve">cologues </w:t>
      </w:r>
      <w:r w:rsidR="00B97AC0" w:rsidRPr="00B97AC0">
        <w:rPr>
          <w:rFonts w:ascii="Helvetica Neue" w:eastAsia="Times New Roman" w:hAnsi="Helvetica Neue" w:cs="Times New Roman"/>
          <w:color w:val="333333"/>
          <w:kern w:val="0"/>
          <w:sz w:val="21"/>
          <w:szCs w:val="21"/>
          <w:lang w:eastAsia="fr-FR"/>
          <w14:ligatures w14:val="none"/>
        </w:rPr>
        <w:t>obstétriciens</w:t>
      </w:r>
      <w:r w:rsidR="007E31BF" w:rsidRPr="00DB3AFC">
        <w:rPr>
          <w:rFonts w:ascii="Helvetica Neue" w:eastAsia="Times New Roman" w:hAnsi="Helvetica Neue" w:cs="Times New Roman"/>
          <w:color w:val="333333"/>
          <w:kern w:val="0"/>
          <w:sz w:val="21"/>
          <w:szCs w:val="21"/>
          <w:lang w:eastAsia="fr-FR"/>
          <w14:ligatures w14:val="none"/>
        </w:rPr>
        <w:t xml:space="preserve">. </w:t>
      </w:r>
    </w:p>
    <w:p w14:paraId="0A2B7FEB" w14:textId="77777777" w:rsidR="00B97AC0" w:rsidRDefault="00B97AC0" w:rsidP="00DB3AFC">
      <w:pPr>
        <w:pStyle w:val="Paragraphedeliste"/>
        <w:spacing w:after="150"/>
        <w:rPr>
          <w:rFonts w:ascii="Helvetica Neue" w:eastAsia="Times New Roman" w:hAnsi="Helvetica Neue" w:cs="Times New Roman"/>
          <w:color w:val="333333"/>
          <w:kern w:val="0"/>
          <w:sz w:val="21"/>
          <w:szCs w:val="21"/>
          <w:lang w:eastAsia="fr-FR"/>
          <w14:ligatures w14:val="none"/>
        </w:rPr>
      </w:pPr>
    </w:p>
    <w:p w14:paraId="4A4FE960" w14:textId="3FB5775F" w:rsidR="007E31BF" w:rsidRDefault="00B97AC0" w:rsidP="000E3477">
      <w:pPr>
        <w:pStyle w:val="Paragraphedeliste"/>
        <w:numPr>
          <w:ilvl w:val="0"/>
          <w:numId w:val="8"/>
        </w:numPr>
        <w:spacing w:after="150"/>
        <w:rPr>
          <w:rFonts w:ascii="Helvetica Neue" w:eastAsia="Times New Roman" w:hAnsi="Helvetica Neue" w:cs="Times New Roman"/>
          <w:color w:val="333333"/>
          <w:kern w:val="0"/>
          <w:sz w:val="21"/>
          <w:szCs w:val="21"/>
          <w:lang w:eastAsia="fr-FR"/>
          <w14:ligatures w14:val="none"/>
        </w:rPr>
      </w:pPr>
      <w:proofErr w:type="spellStart"/>
      <w:r>
        <w:rPr>
          <w:rFonts w:ascii="Helvetica Neue" w:eastAsia="Times New Roman" w:hAnsi="Helvetica Neue" w:cs="Times New Roman"/>
          <w:color w:val="333333"/>
          <w:kern w:val="0"/>
          <w:sz w:val="21"/>
          <w:szCs w:val="21"/>
          <w:lang w:eastAsia="fr-FR"/>
          <w14:ligatures w14:val="none"/>
        </w:rPr>
        <w:t>Etape</w:t>
      </w:r>
      <w:proofErr w:type="spellEnd"/>
      <w:r>
        <w:rPr>
          <w:rFonts w:ascii="Helvetica Neue" w:eastAsia="Times New Roman" w:hAnsi="Helvetica Neue" w:cs="Times New Roman"/>
          <w:color w:val="333333"/>
          <w:kern w:val="0"/>
          <w:sz w:val="21"/>
          <w:szCs w:val="21"/>
          <w:lang w:eastAsia="fr-FR"/>
          <w14:ligatures w14:val="none"/>
        </w:rPr>
        <w:t xml:space="preserve"> 3 : retrait de caractère spéciaux : </w:t>
      </w:r>
      <w:r w:rsidR="007E31BF" w:rsidRPr="00DB3AFC">
        <w:rPr>
          <w:rFonts w:ascii="Helvetica Neue" w:eastAsia="Times New Roman" w:hAnsi="Helvetica Neue" w:cs="Times New Roman"/>
          <w:color w:val="333333"/>
          <w:kern w:val="0"/>
          <w:sz w:val="21"/>
          <w:szCs w:val="21"/>
          <w:lang w:eastAsia="fr-FR"/>
          <w14:ligatures w14:val="none"/>
        </w:rPr>
        <w:t>La fonction </w:t>
      </w:r>
      <w:proofErr w:type="spellStart"/>
      <w:r w:rsidR="007E31BF" w:rsidRPr="00DB3AFC">
        <w:rPr>
          <w:rFonts w:ascii="Helvetica Neue" w:eastAsia="Times New Roman" w:hAnsi="Helvetica Neue" w:cs="Times New Roman"/>
          <w:i/>
          <w:iCs/>
          <w:color w:val="333333"/>
          <w:kern w:val="0"/>
          <w:sz w:val="21"/>
          <w:szCs w:val="21"/>
          <w:lang w:eastAsia="fr-FR"/>
          <w14:ligatures w14:val="none"/>
        </w:rPr>
        <w:t>nettoyer_ecriture</w:t>
      </w:r>
      <w:proofErr w:type="spellEnd"/>
      <w:r w:rsidR="007E31BF" w:rsidRPr="00DB3AFC">
        <w:rPr>
          <w:rFonts w:ascii="Helvetica Neue" w:eastAsia="Times New Roman" w:hAnsi="Helvetica Neue" w:cs="Times New Roman"/>
          <w:color w:val="333333"/>
          <w:kern w:val="0"/>
          <w:sz w:val="21"/>
          <w:szCs w:val="21"/>
          <w:lang w:eastAsia="fr-FR"/>
          <w14:ligatures w14:val="none"/>
        </w:rPr>
        <w:t xml:space="preserve"> permet de retirer les </w:t>
      </w:r>
      <w:r w:rsidRPr="00B97AC0">
        <w:rPr>
          <w:rFonts w:ascii="Helvetica Neue" w:eastAsia="Times New Roman" w:hAnsi="Helvetica Neue" w:cs="Times New Roman"/>
          <w:color w:val="333333"/>
          <w:kern w:val="0"/>
          <w:sz w:val="21"/>
          <w:szCs w:val="21"/>
          <w:lang w:eastAsia="fr-FR"/>
          <w14:ligatures w14:val="none"/>
        </w:rPr>
        <w:t>caractères</w:t>
      </w:r>
      <w:r w:rsidR="007E31BF" w:rsidRPr="00DB3AFC">
        <w:rPr>
          <w:rFonts w:ascii="Helvetica Neue" w:eastAsia="Times New Roman" w:hAnsi="Helvetica Neue" w:cs="Times New Roman"/>
          <w:color w:val="333333"/>
          <w:kern w:val="0"/>
          <w:sz w:val="21"/>
          <w:szCs w:val="21"/>
          <w:lang w:eastAsia="fr-FR"/>
          <w14:ligatures w14:val="none"/>
        </w:rPr>
        <w:t xml:space="preserve"> spéciaux des colonnes de type </w:t>
      </w:r>
      <w:proofErr w:type="spellStart"/>
      <w:r w:rsidR="007E31BF" w:rsidRPr="00DB3AFC">
        <w:rPr>
          <w:rFonts w:ascii="Helvetica Neue" w:eastAsia="Times New Roman" w:hAnsi="Helvetica Neue" w:cs="Times New Roman"/>
          <w:color w:val="333333"/>
          <w:kern w:val="0"/>
          <w:sz w:val="21"/>
          <w:szCs w:val="21"/>
          <w:lang w:eastAsia="fr-FR"/>
          <w14:ligatures w14:val="none"/>
        </w:rPr>
        <w:t>character</w:t>
      </w:r>
      <w:proofErr w:type="spellEnd"/>
      <w:r>
        <w:rPr>
          <w:rFonts w:ascii="Helvetica Neue" w:eastAsia="Times New Roman" w:hAnsi="Helvetica Neue" w:cs="Times New Roman"/>
          <w:color w:val="333333"/>
          <w:kern w:val="0"/>
          <w:sz w:val="21"/>
          <w:szCs w:val="21"/>
          <w:lang w:eastAsia="fr-FR"/>
          <w14:ligatures w14:val="none"/>
        </w:rPr>
        <w:t xml:space="preserve"> (exemple : </w:t>
      </w:r>
      <w:proofErr w:type="spellStart"/>
      <w:r>
        <w:rPr>
          <w:rFonts w:ascii="Helvetica Neue" w:eastAsia="Times New Roman" w:hAnsi="Helvetica Neue" w:cs="Times New Roman"/>
          <w:color w:val="333333"/>
          <w:kern w:val="0"/>
          <w:sz w:val="21"/>
          <w:szCs w:val="21"/>
          <w:lang w:eastAsia="fr-FR"/>
          <w14:ligatures w14:val="none"/>
        </w:rPr>
        <w:t>xxxx</w:t>
      </w:r>
      <w:proofErr w:type="spellEnd"/>
      <w:r>
        <w:rPr>
          <w:rFonts w:ascii="Helvetica Neue" w:eastAsia="Times New Roman" w:hAnsi="Helvetica Neue" w:cs="Times New Roman"/>
          <w:color w:val="333333"/>
          <w:kern w:val="0"/>
          <w:sz w:val="21"/>
          <w:szCs w:val="21"/>
          <w:lang w:eastAsia="fr-FR"/>
          <w14:ligatures w14:val="none"/>
        </w:rPr>
        <w:t xml:space="preserve">) </w:t>
      </w:r>
    </w:p>
    <w:p w14:paraId="03179AE5" w14:textId="77777777" w:rsidR="00B97AC0" w:rsidRPr="00DB3AFC" w:rsidRDefault="00B97AC0" w:rsidP="00DB3AFC">
      <w:pPr>
        <w:pStyle w:val="Paragraphedeliste"/>
        <w:rPr>
          <w:rFonts w:ascii="Helvetica Neue" w:eastAsia="Times New Roman" w:hAnsi="Helvetica Neue" w:cs="Times New Roman"/>
          <w:color w:val="333333"/>
          <w:kern w:val="0"/>
          <w:sz w:val="21"/>
          <w:szCs w:val="21"/>
          <w:lang w:eastAsia="fr-FR"/>
          <w14:ligatures w14:val="none"/>
        </w:rPr>
      </w:pPr>
    </w:p>
    <w:p w14:paraId="3E70725A" w14:textId="3E76F34B" w:rsidR="00B97AC0" w:rsidRDefault="00B97AC0" w:rsidP="00B97AC0">
      <w:pPr>
        <w:pStyle w:val="Paragraphedeliste"/>
        <w:numPr>
          <w:ilvl w:val="0"/>
          <w:numId w:val="8"/>
        </w:numPr>
        <w:spacing w:after="150"/>
        <w:rPr>
          <w:rFonts w:ascii="Helvetica Neue" w:eastAsia="Times New Roman" w:hAnsi="Helvetica Neue" w:cs="Times New Roman"/>
          <w:color w:val="333333"/>
          <w:kern w:val="0"/>
          <w:sz w:val="21"/>
          <w:szCs w:val="21"/>
          <w:lang w:eastAsia="fr-FR"/>
          <w14:ligatures w14:val="none"/>
        </w:rPr>
      </w:pPr>
      <w:r>
        <w:rPr>
          <w:rFonts w:ascii="Helvetica Neue" w:eastAsia="Times New Roman" w:hAnsi="Helvetica Neue" w:cs="Times New Roman"/>
          <w:color w:val="333333"/>
          <w:kern w:val="0"/>
          <w:sz w:val="21"/>
          <w:szCs w:val="21"/>
          <w:lang w:eastAsia="fr-FR"/>
          <w14:ligatures w14:val="none"/>
        </w:rPr>
        <w:t xml:space="preserve">Étape 4 : conservation </w:t>
      </w:r>
      <w:r w:rsidR="007E31BF" w:rsidRPr="00DB3AFC">
        <w:rPr>
          <w:rFonts w:ascii="Helvetica Neue" w:eastAsia="Times New Roman" w:hAnsi="Helvetica Neue" w:cs="Times New Roman"/>
          <w:color w:val="333333"/>
          <w:kern w:val="0"/>
          <w:sz w:val="21"/>
          <w:szCs w:val="21"/>
          <w:lang w:eastAsia="fr-FR"/>
          <w14:ligatures w14:val="none"/>
        </w:rPr>
        <w:t>des départements Isère (38), Puy de dôme (63) et Rhône (69).</w:t>
      </w:r>
    </w:p>
    <w:p w14:paraId="3FC6523B" w14:textId="77777777" w:rsidR="00B97AC0" w:rsidRPr="00DB3AFC" w:rsidRDefault="00B97AC0" w:rsidP="00DB3AFC">
      <w:pPr>
        <w:pStyle w:val="Paragraphedeliste"/>
        <w:spacing w:after="150"/>
        <w:rPr>
          <w:rFonts w:ascii="Helvetica Neue" w:eastAsia="Times New Roman" w:hAnsi="Helvetica Neue" w:cs="Times New Roman"/>
          <w:color w:val="333333"/>
          <w:kern w:val="0"/>
          <w:sz w:val="21"/>
          <w:szCs w:val="21"/>
          <w:lang w:eastAsia="fr-FR"/>
          <w14:ligatures w14:val="none"/>
        </w:rPr>
      </w:pPr>
    </w:p>
    <w:p w14:paraId="6738749A" w14:textId="578EF937" w:rsidR="00B97AC0" w:rsidRDefault="00B97AC0" w:rsidP="00B97AC0">
      <w:pPr>
        <w:pStyle w:val="Paragraphedeliste"/>
        <w:numPr>
          <w:ilvl w:val="0"/>
          <w:numId w:val="8"/>
        </w:numPr>
        <w:spacing w:after="150"/>
        <w:rPr>
          <w:rFonts w:ascii="Helvetica Neue" w:eastAsia="Times New Roman" w:hAnsi="Helvetica Neue" w:cs="Times New Roman"/>
          <w:color w:val="333333"/>
          <w:kern w:val="0"/>
          <w:sz w:val="21"/>
          <w:szCs w:val="21"/>
          <w:lang w:eastAsia="fr-FR"/>
          <w14:ligatures w14:val="none"/>
        </w:rPr>
      </w:pPr>
      <w:proofErr w:type="spellStart"/>
      <w:r w:rsidRPr="00B97AC0">
        <w:rPr>
          <w:rFonts w:ascii="Helvetica Neue" w:eastAsia="Times New Roman" w:hAnsi="Helvetica Neue" w:cs="Times New Roman"/>
          <w:color w:val="333333"/>
          <w:kern w:val="0"/>
          <w:sz w:val="21"/>
          <w:szCs w:val="21"/>
          <w:lang w:eastAsia="fr-FR"/>
          <w14:ligatures w14:val="none"/>
        </w:rPr>
        <w:t>Etape</w:t>
      </w:r>
      <w:proofErr w:type="spellEnd"/>
      <w:r w:rsidRPr="00B97AC0">
        <w:rPr>
          <w:rFonts w:ascii="Helvetica Neue" w:eastAsia="Times New Roman" w:hAnsi="Helvetica Neue" w:cs="Times New Roman"/>
          <w:color w:val="333333"/>
          <w:kern w:val="0"/>
          <w:sz w:val="21"/>
          <w:szCs w:val="21"/>
          <w:lang w:eastAsia="fr-FR"/>
          <w14:ligatures w14:val="none"/>
        </w:rPr>
        <w:t xml:space="preserve"> 5 : ajouter </w:t>
      </w:r>
      <w:r>
        <w:rPr>
          <w:rFonts w:ascii="Helvetica Neue" w:eastAsia="Times New Roman" w:hAnsi="Helvetica Neue" w:cs="Times New Roman"/>
          <w:color w:val="333333"/>
          <w:kern w:val="0"/>
          <w:sz w:val="21"/>
          <w:szCs w:val="21"/>
          <w:lang w:eastAsia="fr-FR"/>
          <w14:ligatures w14:val="none"/>
        </w:rPr>
        <w:t>la vari</w:t>
      </w:r>
      <w:r w:rsidR="00EC3932">
        <w:rPr>
          <w:rFonts w:ascii="Helvetica Neue" w:eastAsia="Times New Roman" w:hAnsi="Helvetica Neue" w:cs="Times New Roman"/>
          <w:color w:val="333333"/>
          <w:kern w:val="0"/>
          <w:sz w:val="21"/>
          <w:szCs w:val="21"/>
          <w:lang w:eastAsia="fr-FR"/>
          <w14:ligatures w14:val="none"/>
        </w:rPr>
        <w:t>a</w:t>
      </w:r>
      <w:r>
        <w:rPr>
          <w:rFonts w:ascii="Helvetica Neue" w:eastAsia="Times New Roman" w:hAnsi="Helvetica Neue" w:cs="Times New Roman"/>
          <w:color w:val="333333"/>
          <w:kern w:val="0"/>
          <w:sz w:val="21"/>
          <w:szCs w:val="21"/>
          <w:lang w:eastAsia="fr-FR"/>
          <w14:ligatures w14:val="none"/>
        </w:rPr>
        <w:t>ble « </w:t>
      </w:r>
      <w:proofErr w:type="spellStart"/>
      <w:r>
        <w:rPr>
          <w:rFonts w:ascii="Helvetica Neue" w:eastAsia="Times New Roman" w:hAnsi="Helvetica Neue" w:cs="Times New Roman"/>
          <w:color w:val="333333"/>
          <w:kern w:val="0"/>
          <w:sz w:val="21"/>
          <w:szCs w:val="21"/>
          <w:lang w:eastAsia="fr-FR"/>
          <w14:ligatures w14:val="none"/>
        </w:rPr>
        <w:t>Reseau</w:t>
      </w:r>
      <w:proofErr w:type="spellEnd"/>
      <w:r>
        <w:rPr>
          <w:rFonts w:ascii="Helvetica Neue" w:eastAsia="Times New Roman" w:hAnsi="Helvetica Neue" w:cs="Times New Roman"/>
          <w:color w:val="333333"/>
          <w:kern w:val="0"/>
          <w:sz w:val="21"/>
          <w:szCs w:val="21"/>
          <w:lang w:eastAsia="fr-FR"/>
          <w14:ligatures w14:val="none"/>
        </w:rPr>
        <w:t xml:space="preserve"> » : </w:t>
      </w:r>
      <w:r w:rsidR="007E31BF" w:rsidRPr="00DB3AFC">
        <w:rPr>
          <w:rFonts w:ascii="Helvetica Neue" w:eastAsia="Times New Roman" w:hAnsi="Helvetica Neue" w:cs="Times New Roman"/>
          <w:color w:val="333333"/>
          <w:kern w:val="0"/>
          <w:sz w:val="21"/>
          <w:szCs w:val="21"/>
          <w:lang w:eastAsia="fr-FR"/>
          <w14:ligatures w14:val="none"/>
        </w:rPr>
        <w:t xml:space="preserve"> les</w:t>
      </w:r>
      <w:r>
        <w:rPr>
          <w:rFonts w:ascii="Helvetica Neue" w:eastAsia="Times New Roman" w:hAnsi="Helvetica Neue" w:cs="Times New Roman"/>
          <w:color w:val="333333"/>
          <w:kern w:val="0"/>
          <w:sz w:val="21"/>
          <w:szCs w:val="21"/>
          <w:lang w:eastAsia="fr-FR"/>
          <w14:ligatures w14:val="none"/>
        </w:rPr>
        <w:t xml:space="preserve"> </w:t>
      </w:r>
      <w:r w:rsidR="007E31BF" w:rsidRPr="00DB3AFC">
        <w:rPr>
          <w:rFonts w:ascii="Helvetica Neue" w:eastAsia="Times New Roman" w:hAnsi="Helvetica Neue" w:cs="Times New Roman"/>
          <w:color w:val="333333"/>
          <w:kern w:val="0"/>
          <w:sz w:val="21"/>
          <w:szCs w:val="21"/>
          <w:lang w:eastAsia="fr-FR"/>
          <w14:ligatures w14:val="none"/>
        </w:rPr>
        <w:t>fonctions </w:t>
      </w:r>
      <w:proofErr w:type="spellStart"/>
      <w:r w:rsidR="007E31BF" w:rsidRPr="00DB3AFC">
        <w:rPr>
          <w:rFonts w:ascii="Helvetica Neue" w:eastAsia="Times New Roman" w:hAnsi="Helvetica Neue" w:cs="Times New Roman"/>
          <w:i/>
          <w:iCs/>
          <w:color w:val="333333"/>
          <w:kern w:val="0"/>
          <w:sz w:val="21"/>
          <w:szCs w:val="21"/>
          <w:lang w:eastAsia="fr-FR"/>
          <w14:ligatures w14:val="none"/>
        </w:rPr>
        <w:t>joindre_réseau</w:t>
      </w:r>
      <w:proofErr w:type="spellEnd"/>
      <w:r w:rsidR="007E31BF" w:rsidRPr="00DB3AFC">
        <w:rPr>
          <w:rFonts w:ascii="Helvetica Neue" w:eastAsia="Times New Roman" w:hAnsi="Helvetica Neue" w:cs="Times New Roman"/>
          <w:color w:val="333333"/>
          <w:kern w:val="0"/>
          <w:sz w:val="21"/>
          <w:szCs w:val="21"/>
          <w:lang w:eastAsia="fr-FR"/>
          <w14:ligatures w14:val="none"/>
        </w:rPr>
        <w:t> et </w:t>
      </w:r>
      <w:proofErr w:type="spellStart"/>
      <w:r w:rsidR="007E31BF" w:rsidRPr="00DB3AFC">
        <w:rPr>
          <w:rFonts w:ascii="Helvetica Neue" w:eastAsia="Times New Roman" w:hAnsi="Helvetica Neue" w:cs="Times New Roman"/>
          <w:i/>
          <w:iCs/>
          <w:color w:val="333333"/>
          <w:kern w:val="0"/>
          <w:sz w:val="21"/>
          <w:szCs w:val="21"/>
          <w:lang w:eastAsia="fr-FR"/>
          <w14:ligatures w14:val="none"/>
        </w:rPr>
        <w:t>compléter_reseau</w:t>
      </w:r>
      <w:proofErr w:type="spellEnd"/>
      <w:r w:rsidR="007E31BF" w:rsidRPr="00DB3AFC">
        <w:rPr>
          <w:rFonts w:ascii="Helvetica Neue" w:eastAsia="Times New Roman" w:hAnsi="Helvetica Neue" w:cs="Times New Roman"/>
          <w:color w:val="333333"/>
          <w:kern w:val="0"/>
          <w:sz w:val="21"/>
          <w:szCs w:val="21"/>
          <w:lang w:eastAsia="fr-FR"/>
          <w14:ligatures w14:val="none"/>
        </w:rPr>
        <w:t xml:space="preserve"> ajoutent une </w:t>
      </w:r>
      <w:proofErr w:type="spellStart"/>
      <w:r>
        <w:rPr>
          <w:rFonts w:ascii="Helvetica Neue" w:eastAsia="Times New Roman" w:hAnsi="Helvetica Neue" w:cs="Times New Roman"/>
          <w:color w:val="333333"/>
          <w:kern w:val="0"/>
          <w:sz w:val="21"/>
          <w:szCs w:val="21"/>
          <w:lang w:eastAsia="fr-FR"/>
          <w14:ligatures w14:val="none"/>
        </w:rPr>
        <w:t>varaible</w:t>
      </w:r>
      <w:proofErr w:type="spellEnd"/>
      <w:r w:rsidRPr="00DB3AFC">
        <w:rPr>
          <w:rFonts w:ascii="Helvetica Neue" w:eastAsia="Times New Roman" w:hAnsi="Helvetica Neue" w:cs="Times New Roman"/>
          <w:color w:val="333333"/>
          <w:kern w:val="0"/>
          <w:sz w:val="21"/>
          <w:szCs w:val="21"/>
          <w:lang w:eastAsia="fr-FR"/>
          <w14:ligatures w14:val="none"/>
        </w:rPr>
        <w:t xml:space="preserve"> </w:t>
      </w:r>
      <w:r w:rsidR="007E31BF" w:rsidRPr="00DB3AFC">
        <w:rPr>
          <w:rFonts w:ascii="Helvetica Neue" w:eastAsia="Times New Roman" w:hAnsi="Helvetica Neue" w:cs="Times New Roman"/>
          <w:color w:val="333333"/>
          <w:kern w:val="0"/>
          <w:sz w:val="21"/>
          <w:szCs w:val="21"/>
          <w:lang w:eastAsia="fr-FR"/>
          <w14:ligatures w14:val="none"/>
        </w:rPr>
        <w:t xml:space="preserve">“réseau” </w:t>
      </w:r>
      <w:r>
        <w:rPr>
          <w:rFonts w:ascii="Helvetica Neue" w:eastAsia="Times New Roman" w:hAnsi="Helvetica Neue" w:cs="Times New Roman"/>
          <w:color w:val="333333"/>
          <w:kern w:val="0"/>
          <w:sz w:val="21"/>
          <w:szCs w:val="21"/>
          <w:lang w:eastAsia="fr-FR"/>
          <w14:ligatures w14:val="none"/>
        </w:rPr>
        <w:t xml:space="preserve">avec </w:t>
      </w:r>
      <w:r w:rsidR="007E31BF" w:rsidRPr="00DB3AFC">
        <w:rPr>
          <w:rFonts w:ascii="Helvetica Neue" w:eastAsia="Times New Roman" w:hAnsi="Helvetica Neue" w:cs="Times New Roman"/>
          <w:color w:val="333333"/>
          <w:kern w:val="0"/>
          <w:sz w:val="21"/>
          <w:szCs w:val="21"/>
          <w:lang w:eastAsia="fr-FR"/>
          <w14:ligatures w14:val="none"/>
        </w:rPr>
        <w:t xml:space="preserve">le nom du réseau périnatal associé à </w:t>
      </w:r>
      <w:r>
        <w:rPr>
          <w:rFonts w:ascii="Helvetica Neue" w:eastAsia="Times New Roman" w:hAnsi="Helvetica Neue" w:cs="Times New Roman"/>
          <w:color w:val="333333"/>
          <w:kern w:val="0"/>
          <w:sz w:val="21"/>
          <w:szCs w:val="21"/>
          <w:lang w:eastAsia="fr-FR"/>
          <w14:ligatures w14:val="none"/>
        </w:rPr>
        <w:t>l’</w:t>
      </w:r>
      <w:r w:rsidR="007E31BF" w:rsidRPr="00DB3AFC">
        <w:rPr>
          <w:rFonts w:ascii="Helvetica Neue" w:eastAsia="Times New Roman" w:hAnsi="Helvetica Neue" w:cs="Times New Roman"/>
          <w:color w:val="333333"/>
          <w:kern w:val="0"/>
          <w:sz w:val="21"/>
          <w:szCs w:val="21"/>
          <w:lang w:eastAsia="fr-FR"/>
          <w14:ligatures w14:val="none"/>
        </w:rPr>
        <w:t>adresse</w:t>
      </w:r>
      <w:r>
        <w:rPr>
          <w:rFonts w:ascii="Helvetica Neue" w:eastAsia="Times New Roman" w:hAnsi="Helvetica Neue" w:cs="Times New Roman"/>
          <w:color w:val="333333"/>
          <w:kern w:val="0"/>
          <w:sz w:val="21"/>
          <w:szCs w:val="21"/>
          <w:lang w:eastAsia="fr-FR"/>
          <w14:ligatures w14:val="none"/>
        </w:rPr>
        <w:t xml:space="preserve"> du professionnel</w:t>
      </w:r>
      <w:r w:rsidR="007E31BF" w:rsidRPr="00DB3AFC">
        <w:rPr>
          <w:rFonts w:ascii="Helvetica Neue" w:eastAsia="Times New Roman" w:hAnsi="Helvetica Neue" w:cs="Times New Roman"/>
          <w:color w:val="333333"/>
          <w:kern w:val="0"/>
          <w:sz w:val="21"/>
          <w:szCs w:val="21"/>
          <w:lang w:eastAsia="fr-FR"/>
          <w14:ligatures w14:val="none"/>
        </w:rPr>
        <w:t>.</w:t>
      </w:r>
    </w:p>
    <w:p w14:paraId="7BDE14DA" w14:textId="77777777" w:rsidR="00B97AC0" w:rsidRPr="00DB3AFC" w:rsidRDefault="00B97AC0" w:rsidP="00DB3AFC">
      <w:pPr>
        <w:pStyle w:val="Paragraphedeliste"/>
        <w:rPr>
          <w:rFonts w:ascii="Helvetica Neue" w:eastAsia="Times New Roman" w:hAnsi="Helvetica Neue" w:cs="Times New Roman"/>
          <w:color w:val="333333"/>
          <w:kern w:val="0"/>
          <w:sz w:val="21"/>
          <w:szCs w:val="21"/>
          <w:lang w:eastAsia="fr-FR"/>
          <w14:ligatures w14:val="none"/>
        </w:rPr>
      </w:pPr>
    </w:p>
    <w:p w14:paraId="76B8E469" w14:textId="634B9FA5" w:rsidR="007E31BF" w:rsidRPr="00DB3AFC" w:rsidRDefault="007E31BF" w:rsidP="00DB3AFC">
      <w:pPr>
        <w:pStyle w:val="Paragraphedeliste"/>
        <w:spacing w:after="150"/>
        <w:rPr>
          <w:rFonts w:ascii="Helvetica Neue" w:eastAsia="Times New Roman" w:hAnsi="Helvetica Neue" w:cs="Times New Roman"/>
          <w:color w:val="333333"/>
          <w:kern w:val="0"/>
          <w:sz w:val="21"/>
          <w:szCs w:val="21"/>
          <w:lang w:eastAsia="fr-FR"/>
          <w14:ligatures w14:val="none"/>
        </w:rPr>
      </w:pPr>
      <w:commentRangeStart w:id="12"/>
      <w:r w:rsidRPr="00DB3AFC">
        <w:rPr>
          <w:rFonts w:ascii="Helvetica Neue" w:eastAsia="Times New Roman" w:hAnsi="Helvetica Neue" w:cs="Times New Roman"/>
          <w:color w:val="333333"/>
          <w:kern w:val="0"/>
          <w:sz w:val="21"/>
          <w:szCs w:val="21"/>
          <w:lang w:eastAsia="fr-FR"/>
          <w14:ligatures w14:val="none"/>
        </w:rPr>
        <w:t xml:space="preserve"> Cette étape est </w:t>
      </w:r>
      <w:proofErr w:type="spellStart"/>
      <w:r w:rsidRPr="00DB3AFC">
        <w:rPr>
          <w:rFonts w:ascii="Helvetica Neue" w:eastAsia="Times New Roman" w:hAnsi="Helvetica Neue" w:cs="Times New Roman"/>
          <w:color w:val="333333"/>
          <w:kern w:val="0"/>
          <w:sz w:val="21"/>
          <w:szCs w:val="21"/>
          <w:lang w:eastAsia="fr-FR"/>
          <w14:ligatures w14:val="none"/>
        </w:rPr>
        <w:t>détailléee</w:t>
      </w:r>
      <w:proofErr w:type="spellEnd"/>
      <w:r w:rsidRPr="00DB3AFC">
        <w:rPr>
          <w:rFonts w:ascii="Helvetica Neue" w:eastAsia="Times New Roman" w:hAnsi="Helvetica Neue" w:cs="Times New Roman"/>
          <w:color w:val="333333"/>
          <w:kern w:val="0"/>
          <w:sz w:val="21"/>
          <w:szCs w:val="21"/>
          <w:lang w:eastAsia="fr-FR"/>
          <w14:ligatures w14:val="none"/>
        </w:rPr>
        <w:t xml:space="preserve"> dans la partie Traitement </w:t>
      </w:r>
      <w:proofErr w:type="spellStart"/>
      <w:r w:rsidRPr="00DB3AFC">
        <w:rPr>
          <w:rFonts w:ascii="Helvetica Neue" w:eastAsia="Times New Roman" w:hAnsi="Helvetica Neue" w:cs="Times New Roman"/>
          <w:color w:val="333333"/>
          <w:kern w:val="0"/>
          <w:sz w:val="21"/>
          <w:szCs w:val="21"/>
          <w:lang w:eastAsia="fr-FR"/>
          <w14:ligatures w14:val="none"/>
        </w:rPr>
        <w:t>ci dessous</w:t>
      </w:r>
      <w:proofErr w:type="spellEnd"/>
      <w:r w:rsidRPr="00DB3AFC">
        <w:rPr>
          <w:rFonts w:ascii="Helvetica Neue" w:eastAsia="Times New Roman" w:hAnsi="Helvetica Neue" w:cs="Times New Roman"/>
          <w:color w:val="333333"/>
          <w:kern w:val="0"/>
          <w:sz w:val="21"/>
          <w:szCs w:val="21"/>
          <w:lang w:eastAsia="fr-FR"/>
          <w14:ligatures w14:val="none"/>
        </w:rPr>
        <w:t>.</w:t>
      </w:r>
      <w:commentRangeEnd w:id="12"/>
      <w:r w:rsidR="00B97AC0" w:rsidRPr="00DB3AFC">
        <w:rPr>
          <w:rStyle w:val="Marquedecommentaire"/>
          <w:rFonts w:ascii="Helvetica Neue" w:eastAsia="Times New Roman" w:hAnsi="Helvetica Neue" w:cs="Times New Roman"/>
          <w:color w:val="333333"/>
          <w:kern w:val="0"/>
          <w:sz w:val="21"/>
          <w:szCs w:val="21"/>
          <w:lang w:eastAsia="fr-FR"/>
          <w14:ligatures w14:val="none"/>
        </w:rPr>
        <w:commentReference w:id="12"/>
      </w:r>
    </w:p>
    <w:p w14:paraId="2E1F767F" w14:textId="26958DC8" w:rsidR="007E31BF" w:rsidRPr="00DB3AFC" w:rsidRDefault="00B97AC0" w:rsidP="007E31BF">
      <w:pPr>
        <w:spacing w:after="150"/>
        <w:rPr>
          <w:rFonts w:ascii="Helvetica Neue" w:eastAsia="Times New Roman" w:hAnsi="Helvetica Neue" w:cs="Times New Roman"/>
          <w:b/>
          <w:bCs/>
          <w:color w:val="333333"/>
          <w:kern w:val="0"/>
          <w:sz w:val="21"/>
          <w:szCs w:val="21"/>
          <w:lang w:eastAsia="fr-FR"/>
          <w14:ligatures w14:val="none"/>
        </w:rPr>
      </w:pPr>
      <w:r w:rsidRPr="00DB3AFC">
        <w:rPr>
          <w:rFonts w:ascii="Helvetica Neue" w:eastAsia="Times New Roman" w:hAnsi="Helvetica Neue" w:cs="Times New Roman"/>
          <w:b/>
          <w:bCs/>
          <w:color w:val="333333"/>
          <w:kern w:val="0"/>
          <w:sz w:val="21"/>
          <w:szCs w:val="21"/>
          <w:lang w:eastAsia="fr-FR"/>
          <w14:ligatures w14:val="none"/>
        </w:rPr>
        <w:sym w:font="Wingdings" w:char="F0E0"/>
      </w:r>
      <w:r w:rsidRPr="00DB3AFC">
        <w:rPr>
          <w:rFonts w:ascii="Helvetica Neue" w:eastAsia="Times New Roman" w:hAnsi="Helvetica Neue" w:cs="Times New Roman"/>
          <w:b/>
          <w:bCs/>
          <w:color w:val="333333"/>
          <w:kern w:val="0"/>
          <w:sz w:val="21"/>
          <w:szCs w:val="21"/>
          <w:lang w:eastAsia="fr-FR"/>
          <w14:ligatures w14:val="none"/>
        </w:rPr>
        <w:t xml:space="preserve">  </w:t>
      </w:r>
      <w:r w:rsidR="007E31BF" w:rsidRPr="00DB3AFC">
        <w:rPr>
          <w:rFonts w:ascii="Helvetica Neue" w:eastAsia="Times New Roman" w:hAnsi="Helvetica Neue" w:cs="Times New Roman"/>
          <w:b/>
          <w:bCs/>
          <w:color w:val="333333"/>
          <w:kern w:val="0"/>
          <w:sz w:val="21"/>
          <w:szCs w:val="21"/>
          <w:lang w:eastAsia="fr-FR"/>
          <w14:ligatures w14:val="none"/>
        </w:rPr>
        <w:t>On obtient la table </w:t>
      </w:r>
      <w:proofErr w:type="spellStart"/>
      <w:r w:rsidR="007E31BF" w:rsidRPr="00B97AC0">
        <w:rPr>
          <w:rFonts w:ascii="Helvetica Neue" w:eastAsia="Times New Roman" w:hAnsi="Helvetica Neue" w:cs="Times New Roman"/>
          <w:b/>
          <w:bCs/>
          <w:color w:val="333333"/>
          <w:kern w:val="0"/>
          <w:sz w:val="21"/>
          <w:szCs w:val="21"/>
          <w:lang w:eastAsia="fr-FR"/>
          <w14:ligatures w14:val="none"/>
        </w:rPr>
        <w:t>SagefemmeGyne_clean</w:t>
      </w:r>
      <w:proofErr w:type="spellEnd"/>
      <w:r w:rsidR="007E31BF" w:rsidRPr="00DB3AFC">
        <w:rPr>
          <w:rFonts w:ascii="Helvetica Neue" w:eastAsia="Times New Roman" w:hAnsi="Helvetica Neue" w:cs="Times New Roman"/>
          <w:b/>
          <w:bCs/>
          <w:color w:val="333333"/>
          <w:kern w:val="0"/>
          <w:sz w:val="21"/>
          <w:szCs w:val="21"/>
          <w:lang w:eastAsia="fr-FR"/>
          <w14:ligatures w14:val="none"/>
        </w:rPr>
        <w:t xml:space="preserve">, enregistrée dans le dossier </w:t>
      </w:r>
      <w:proofErr w:type="spellStart"/>
      <w:r w:rsidR="007E31BF" w:rsidRPr="00DB3AFC">
        <w:rPr>
          <w:rFonts w:ascii="Helvetica Neue" w:eastAsia="Times New Roman" w:hAnsi="Helvetica Neue" w:cs="Times New Roman"/>
          <w:b/>
          <w:bCs/>
          <w:color w:val="333333"/>
          <w:kern w:val="0"/>
          <w:sz w:val="21"/>
          <w:szCs w:val="21"/>
          <w:lang w:eastAsia="fr-FR"/>
          <w14:ligatures w14:val="none"/>
        </w:rPr>
        <w:t>Data_intermediaire</w:t>
      </w:r>
      <w:proofErr w:type="spellEnd"/>
      <w:r w:rsidR="007E31BF" w:rsidRPr="00DB3AFC">
        <w:rPr>
          <w:rFonts w:ascii="Helvetica Neue" w:eastAsia="Times New Roman" w:hAnsi="Helvetica Neue" w:cs="Times New Roman"/>
          <w:b/>
          <w:bCs/>
          <w:color w:val="333333"/>
          <w:kern w:val="0"/>
          <w:sz w:val="21"/>
          <w:szCs w:val="21"/>
          <w:lang w:eastAsia="fr-FR"/>
          <w14:ligatures w14:val="none"/>
        </w:rPr>
        <w:t>.</w:t>
      </w:r>
    </w:p>
    <w:p w14:paraId="3ED6B5FD" w14:textId="23ED3E23" w:rsidR="00B97AC0" w:rsidRDefault="00B97AC0" w:rsidP="00B97AC0">
      <w:pPr>
        <w:pStyle w:val="Paragraphedeliste"/>
        <w:numPr>
          <w:ilvl w:val="0"/>
          <w:numId w:val="9"/>
        </w:numPr>
        <w:spacing w:after="150"/>
        <w:rPr>
          <w:rFonts w:ascii="Helvetica Neue" w:eastAsia="Times New Roman" w:hAnsi="Helvetica Neue" w:cs="Times New Roman"/>
          <w:color w:val="333333"/>
          <w:kern w:val="0"/>
          <w:sz w:val="21"/>
          <w:szCs w:val="21"/>
          <w:lang w:eastAsia="fr-FR"/>
          <w14:ligatures w14:val="none"/>
        </w:rPr>
      </w:pPr>
      <w:r w:rsidRPr="00B97AC0">
        <w:rPr>
          <w:rFonts w:ascii="Helvetica Neue" w:eastAsia="Times New Roman" w:hAnsi="Helvetica Neue" w:cs="Times New Roman"/>
          <w:color w:val="333333"/>
          <w:kern w:val="0"/>
          <w:sz w:val="21"/>
          <w:szCs w:val="21"/>
          <w:lang w:eastAsia="fr-FR"/>
          <w14:ligatures w14:val="none"/>
        </w:rPr>
        <w:t>Étape</w:t>
      </w:r>
      <w:r w:rsidRPr="00DB3AFC">
        <w:rPr>
          <w:rFonts w:ascii="Helvetica Neue" w:eastAsia="Times New Roman" w:hAnsi="Helvetica Neue" w:cs="Times New Roman"/>
          <w:color w:val="333333"/>
          <w:kern w:val="0"/>
          <w:sz w:val="21"/>
          <w:szCs w:val="21"/>
          <w:lang w:eastAsia="fr-FR"/>
          <w14:ligatures w14:val="none"/>
        </w:rPr>
        <w:t xml:space="preserve"> 6 : </w:t>
      </w:r>
      <w:r>
        <w:rPr>
          <w:rFonts w:ascii="Helvetica Neue" w:eastAsia="Times New Roman" w:hAnsi="Helvetica Neue" w:cs="Times New Roman"/>
          <w:color w:val="333333"/>
          <w:kern w:val="0"/>
          <w:sz w:val="21"/>
          <w:szCs w:val="21"/>
          <w:lang w:eastAsia="fr-FR"/>
          <w14:ligatures w14:val="none"/>
        </w:rPr>
        <w:t>Création de trois tables pour chaque département concerné :</w:t>
      </w:r>
    </w:p>
    <w:p w14:paraId="7AFDC5E0" w14:textId="2AEDFC94" w:rsidR="00B97AC0" w:rsidRPr="00DB3AFC" w:rsidRDefault="007E31BF" w:rsidP="00B97AC0">
      <w:pPr>
        <w:pStyle w:val="Paragraphedeliste"/>
        <w:numPr>
          <w:ilvl w:val="1"/>
          <w:numId w:val="9"/>
        </w:numPr>
        <w:spacing w:after="150"/>
        <w:rPr>
          <w:rFonts w:ascii="Helvetica Neue" w:eastAsia="Times New Roman" w:hAnsi="Helvetica Neue" w:cs="Times New Roman"/>
          <w:color w:val="333333"/>
          <w:kern w:val="0"/>
          <w:sz w:val="21"/>
          <w:szCs w:val="21"/>
          <w:lang w:eastAsia="fr-FR"/>
          <w14:ligatures w14:val="none"/>
        </w:rPr>
      </w:pPr>
      <w:proofErr w:type="spellStart"/>
      <w:r w:rsidRPr="00DB3AFC">
        <w:rPr>
          <w:rFonts w:ascii="Helvetica Neue" w:eastAsia="Times New Roman" w:hAnsi="Helvetica Neue" w:cs="Times New Roman"/>
          <w:b/>
          <w:bCs/>
          <w:color w:val="333333"/>
          <w:kern w:val="0"/>
          <w:sz w:val="21"/>
          <w:szCs w:val="21"/>
          <w:lang w:eastAsia="fr-FR"/>
          <w14:ligatures w14:val="none"/>
        </w:rPr>
        <w:t>SagefemmeGyne_isere</w:t>
      </w:r>
      <w:proofErr w:type="spellEnd"/>
    </w:p>
    <w:p w14:paraId="777F0952" w14:textId="06FF84C6" w:rsidR="00B97AC0" w:rsidRPr="00DB3AFC" w:rsidRDefault="007E31BF" w:rsidP="00B97AC0">
      <w:pPr>
        <w:pStyle w:val="Paragraphedeliste"/>
        <w:numPr>
          <w:ilvl w:val="1"/>
          <w:numId w:val="9"/>
        </w:numPr>
        <w:spacing w:after="150"/>
        <w:rPr>
          <w:rFonts w:ascii="Helvetica Neue" w:eastAsia="Times New Roman" w:hAnsi="Helvetica Neue" w:cs="Times New Roman"/>
          <w:color w:val="333333"/>
          <w:kern w:val="0"/>
          <w:sz w:val="21"/>
          <w:szCs w:val="21"/>
          <w:lang w:eastAsia="fr-FR"/>
          <w14:ligatures w14:val="none"/>
        </w:rPr>
      </w:pPr>
      <w:proofErr w:type="spellStart"/>
      <w:r w:rsidRPr="00DB3AFC">
        <w:rPr>
          <w:rFonts w:ascii="Helvetica Neue" w:eastAsia="Times New Roman" w:hAnsi="Helvetica Neue" w:cs="Times New Roman"/>
          <w:b/>
          <w:bCs/>
          <w:color w:val="333333"/>
          <w:kern w:val="0"/>
          <w:sz w:val="21"/>
          <w:szCs w:val="21"/>
          <w:lang w:eastAsia="fr-FR"/>
          <w14:ligatures w14:val="none"/>
        </w:rPr>
        <w:t>SagefemmeGyne_rhone</w:t>
      </w:r>
      <w:proofErr w:type="spellEnd"/>
    </w:p>
    <w:p w14:paraId="50CFB143" w14:textId="13954C97" w:rsidR="00B97AC0" w:rsidRDefault="007E31BF" w:rsidP="00B97AC0">
      <w:pPr>
        <w:pStyle w:val="Paragraphedeliste"/>
        <w:numPr>
          <w:ilvl w:val="1"/>
          <w:numId w:val="9"/>
        </w:numPr>
        <w:spacing w:after="150"/>
        <w:rPr>
          <w:rFonts w:ascii="Helvetica Neue" w:eastAsia="Times New Roman" w:hAnsi="Helvetica Neue" w:cs="Times New Roman"/>
          <w:color w:val="333333"/>
          <w:kern w:val="0"/>
          <w:sz w:val="21"/>
          <w:szCs w:val="21"/>
          <w:lang w:eastAsia="fr-FR"/>
          <w14:ligatures w14:val="none"/>
        </w:rPr>
      </w:pPr>
      <w:proofErr w:type="spellStart"/>
      <w:r w:rsidRPr="00DB3AFC">
        <w:rPr>
          <w:rFonts w:ascii="Helvetica Neue" w:eastAsia="Times New Roman" w:hAnsi="Helvetica Neue" w:cs="Times New Roman"/>
          <w:b/>
          <w:bCs/>
          <w:color w:val="333333"/>
          <w:kern w:val="0"/>
          <w:sz w:val="21"/>
          <w:szCs w:val="21"/>
          <w:lang w:eastAsia="fr-FR"/>
          <w14:ligatures w14:val="none"/>
        </w:rPr>
        <w:t>Sagefemmegyne_dome</w:t>
      </w:r>
      <w:proofErr w:type="spellEnd"/>
      <w:r w:rsidRPr="00DB3AFC">
        <w:rPr>
          <w:rFonts w:ascii="Helvetica Neue" w:eastAsia="Times New Roman" w:hAnsi="Helvetica Neue" w:cs="Times New Roman"/>
          <w:color w:val="333333"/>
          <w:kern w:val="0"/>
          <w:sz w:val="21"/>
          <w:szCs w:val="21"/>
          <w:lang w:eastAsia="fr-FR"/>
          <w14:ligatures w14:val="none"/>
        </w:rPr>
        <w:t xml:space="preserve">. </w:t>
      </w:r>
    </w:p>
    <w:p w14:paraId="3981E534" w14:textId="77777777" w:rsidR="00B97AC0" w:rsidRDefault="00B97AC0" w:rsidP="00DB3AFC">
      <w:pPr>
        <w:pStyle w:val="Paragraphedeliste"/>
        <w:spacing w:after="150"/>
        <w:ind w:left="1440"/>
        <w:rPr>
          <w:rFonts w:ascii="Helvetica Neue" w:eastAsia="Times New Roman" w:hAnsi="Helvetica Neue" w:cs="Times New Roman"/>
          <w:color w:val="333333"/>
          <w:kern w:val="0"/>
          <w:sz w:val="21"/>
          <w:szCs w:val="21"/>
          <w:lang w:eastAsia="fr-FR"/>
          <w14:ligatures w14:val="none"/>
        </w:rPr>
      </w:pPr>
    </w:p>
    <w:p w14:paraId="470438D3" w14:textId="61A7FA38" w:rsidR="00B97AC0" w:rsidRDefault="00B97AC0" w:rsidP="00B97AC0">
      <w:pPr>
        <w:pStyle w:val="Paragraphedeliste"/>
        <w:numPr>
          <w:ilvl w:val="0"/>
          <w:numId w:val="9"/>
        </w:numPr>
        <w:spacing w:after="150"/>
        <w:rPr>
          <w:rFonts w:ascii="Helvetica Neue" w:eastAsia="Times New Roman" w:hAnsi="Helvetica Neue" w:cs="Times New Roman"/>
          <w:color w:val="333333"/>
          <w:kern w:val="0"/>
          <w:sz w:val="21"/>
          <w:szCs w:val="21"/>
          <w:lang w:eastAsia="fr-FR"/>
          <w14:ligatures w14:val="none"/>
        </w:rPr>
      </w:pPr>
      <w:r w:rsidRPr="00B97AC0">
        <w:rPr>
          <w:rFonts w:ascii="Helvetica Neue" w:eastAsia="Times New Roman" w:hAnsi="Helvetica Neue" w:cs="Times New Roman"/>
          <w:color w:val="333333"/>
          <w:kern w:val="0"/>
          <w:sz w:val="21"/>
          <w:szCs w:val="21"/>
          <w:lang w:eastAsia="fr-FR"/>
          <w14:ligatures w14:val="none"/>
        </w:rPr>
        <w:t>Étape</w:t>
      </w:r>
      <w:r w:rsidRPr="00EA78FE">
        <w:rPr>
          <w:rFonts w:ascii="Helvetica Neue" w:eastAsia="Times New Roman" w:hAnsi="Helvetica Neue" w:cs="Times New Roman"/>
          <w:color w:val="333333"/>
          <w:kern w:val="0"/>
          <w:sz w:val="21"/>
          <w:szCs w:val="21"/>
          <w:lang w:eastAsia="fr-FR"/>
          <w14:ligatures w14:val="none"/>
        </w:rPr>
        <w:t xml:space="preserve"> </w:t>
      </w:r>
      <w:r>
        <w:rPr>
          <w:rFonts w:ascii="Helvetica Neue" w:eastAsia="Times New Roman" w:hAnsi="Helvetica Neue" w:cs="Times New Roman"/>
          <w:color w:val="333333"/>
          <w:kern w:val="0"/>
          <w:sz w:val="21"/>
          <w:szCs w:val="21"/>
          <w:lang w:eastAsia="fr-FR"/>
          <w14:ligatures w14:val="none"/>
        </w:rPr>
        <w:t>7</w:t>
      </w:r>
      <w:r w:rsidRPr="00EA78FE">
        <w:rPr>
          <w:rFonts w:ascii="Helvetica Neue" w:eastAsia="Times New Roman" w:hAnsi="Helvetica Neue" w:cs="Times New Roman"/>
          <w:color w:val="333333"/>
          <w:kern w:val="0"/>
          <w:sz w:val="21"/>
          <w:szCs w:val="21"/>
          <w:lang w:eastAsia="fr-FR"/>
          <w14:ligatures w14:val="none"/>
        </w:rPr>
        <w:t xml:space="preserve"> : </w:t>
      </w:r>
      <w:r>
        <w:rPr>
          <w:rFonts w:ascii="Helvetica Neue" w:eastAsia="Times New Roman" w:hAnsi="Helvetica Neue" w:cs="Times New Roman"/>
          <w:color w:val="333333"/>
          <w:kern w:val="0"/>
          <w:sz w:val="21"/>
          <w:szCs w:val="21"/>
          <w:lang w:eastAsia="fr-FR"/>
          <w14:ligatures w14:val="none"/>
        </w:rPr>
        <w:t>Corrections « à la main </w:t>
      </w:r>
      <w:proofErr w:type="gramStart"/>
      <w:r>
        <w:rPr>
          <w:rFonts w:ascii="Helvetica Neue" w:eastAsia="Times New Roman" w:hAnsi="Helvetica Neue" w:cs="Times New Roman"/>
          <w:color w:val="333333"/>
          <w:kern w:val="0"/>
          <w:sz w:val="21"/>
          <w:szCs w:val="21"/>
          <w:lang w:eastAsia="fr-FR"/>
          <w14:ligatures w14:val="none"/>
        </w:rPr>
        <w:t>»  </w:t>
      </w:r>
      <w:r w:rsidR="007E31BF" w:rsidRPr="00DB3AFC">
        <w:rPr>
          <w:rFonts w:ascii="Helvetica Neue" w:eastAsia="Times New Roman" w:hAnsi="Helvetica Neue" w:cs="Times New Roman"/>
          <w:color w:val="333333"/>
          <w:kern w:val="0"/>
          <w:sz w:val="21"/>
          <w:szCs w:val="21"/>
          <w:lang w:eastAsia="fr-FR"/>
          <w14:ligatures w14:val="none"/>
        </w:rPr>
        <w:t>pour</w:t>
      </w:r>
      <w:proofErr w:type="gramEnd"/>
      <w:r w:rsidR="007E31BF" w:rsidRPr="00DB3AFC">
        <w:rPr>
          <w:rFonts w:ascii="Helvetica Neue" w:eastAsia="Times New Roman" w:hAnsi="Helvetica Neue" w:cs="Times New Roman"/>
          <w:color w:val="333333"/>
          <w:kern w:val="0"/>
          <w:sz w:val="21"/>
          <w:szCs w:val="21"/>
          <w:lang w:eastAsia="fr-FR"/>
          <w14:ligatures w14:val="none"/>
        </w:rPr>
        <w:t xml:space="preserve"> chaque table avec des fonctions personnalisées pour chacune. </w:t>
      </w:r>
    </w:p>
    <w:p w14:paraId="337A1856" w14:textId="53D89A2E" w:rsidR="00B97AC0" w:rsidRDefault="00B97AC0" w:rsidP="00B97AC0">
      <w:pPr>
        <w:pStyle w:val="Paragraphedeliste"/>
        <w:numPr>
          <w:ilvl w:val="1"/>
          <w:numId w:val="9"/>
        </w:numPr>
        <w:spacing w:after="150"/>
        <w:rPr>
          <w:rFonts w:ascii="Helvetica Neue" w:eastAsia="Times New Roman" w:hAnsi="Helvetica Neue" w:cs="Times New Roman"/>
          <w:color w:val="333333"/>
          <w:kern w:val="0"/>
          <w:sz w:val="21"/>
          <w:szCs w:val="21"/>
          <w:lang w:eastAsia="fr-FR"/>
          <w14:ligatures w14:val="none"/>
        </w:rPr>
      </w:pPr>
      <w:r>
        <w:rPr>
          <w:rFonts w:ascii="Helvetica Neue" w:eastAsia="Times New Roman" w:hAnsi="Helvetica Neue" w:cs="Times New Roman"/>
          <w:color w:val="333333"/>
          <w:kern w:val="0"/>
          <w:sz w:val="21"/>
          <w:szCs w:val="21"/>
          <w:lang w:eastAsia="fr-FR"/>
          <w14:ligatures w14:val="none"/>
        </w:rPr>
        <w:t xml:space="preserve">Correction 1 : </w:t>
      </w:r>
      <w:r w:rsidR="007E31BF" w:rsidRPr="00DB3AFC">
        <w:rPr>
          <w:rFonts w:ascii="Helvetica Neue" w:eastAsia="Times New Roman" w:hAnsi="Helvetica Neue" w:cs="Times New Roman"/>
          <w:color w:val="333333"/>
          <w:kern w:val="0"/>
          <w:sz w:val="21"/>
          <w:szCs w:val="21"/>
          <w:lang w:eastAsia="fr-FR"/>
          <w14:ligatures w14:val="none"/>
        </w:rPr>
        <w:t>la fonction </w:t>
      </w:r>
      <w:proofErr w:type="spellStart"/>
      <w:r w:rsidR="007E31BF" w:rsidRPr="00DB3AFC">
        <w:rPr>
          <w:rFonts w:ascii="Helvetica Neue" w:eastAsia="Times New Roman" w:hAnsi="Helvetica Neue" w:cs="Times New Roman"/>
          <w:i/>
          <w:iCs/>
          <w:color w:val="333333"/>
          <w:kern w:val="0"/>
          <w:sz w:val="21"/>
          <w:szCs w:val="21"/>
          <w:lang w:eastAsia="fr-FR"/>
          <w14:ligatures w14:val="none"/>
        </w:rPr>
        <w:t>corriger_adresses_nomDepartement</w:t>
      </w:r>
      <w:proofErr w:type="spellEnd"/>
      <w:r w:rsidR="007E31BF" w:rsidRPr="00DB3AFC">
        <w:rPr>
          <w:rFonts w:ascii="Helvetica Neue" w:eastAsia="Times New Roman" w:hAnsi="Helvetica Neue" w:cs="Times New Roman"/>
          <w:color w:val="333333"/>
          <w:kern w:val="0"/>
          <w:sz w:val="21"/>
          <w:szCs w:val="21"/>
          <w:lang w:eastAsia="fr-FR"/>
          <w14:ligatures w14:val="none"/>
        </w:rPr>
        <w:t> corrige les adresses lorsque des erreurs d’</w:t>
      </w:r>
      <w:r w:rsidRPr="00DB3AFC">
        <w:rPr>
          <w:rFonts w:ascii="Helvetica Neue" w:eastAsia="Times New Roman" w:hAnsi="Helvetica Neue" w:cs="Times New Roman"/>
          <w:color w:val="333333"/>
          <w:kern w:val="0"/>
          <w:sz w:val="21"/>
          <w:szCs w:val="21"/>
          <w:lang w:eastAsia="fr-FR"/>
          <w14:ligatures w14:val="none"/>
        </w:rPr>
        <w:t>écriture</w:t>
      </w:r>
      <w:r w:rsidR="007E31BF" w:rsidRPr="00DB3AFC">
        <w:rPr>
          <w:rFonts w:ascii="Helvetica Neue" w:eastAsia="Times New Roman" w:hAnsi="Helvetica Neue" w:cs="Times New Roman"/>
          <w:color w:val="333333"/>
          <w:kern w:val="0"/>
          <w:sz w:val="21"/>
          <w:szCs w:val="21"/>
          <w:lang w:eastAsia="fr-FR"/>
          <w14:ligatures w14:val="none"/>
        </w:rPr>
        <w:t xml:space="preserve"> sont identifiées. </w:t>
      </w:r>
    </w:p>
    <w:p w14:paraId="0811C4A0" w14:textId="0430C3CE" w:rsidR="007E31BF" w:rsidRDefault="00B97AC0" w:rsidP="00B97AC0">
      <w:pPr>
        <w:pStyle w:val="Paragraphedeliste"/>
        <w:numPr>
          <w:ilvl w:val="1"/>
          <w:numId w:val="9"/>
        </w:numPr>
        <w:spacing w:after="150"/>
        <w:rPr>
          <w:rFonts w:ascii="Helvetica Neue" w:eastAsia="Times New Roman" w:hAnsi="Helvetica Neue" w:cs="Times New Roman"/>
          <w:color w:val="333333"/>
          <w:kern w:val="0"/>
          <w:sz w:val="21"/>
          <w:szCs w:val="21"/>
          <w:lang w:eastAsia="fr-FR"/>
          <w14:ligatures w14:val="none"/>
        </w:rPr>
      </w:pPr>
      <w:r>
        <w:rPr>
          <w:rFonts w:ascii="Helvetica Neue" w:eastAsia="Times New Roman" w:hAnsi="Helvetica Neue" w:cs="Times New Roman"/>
          <w:color w:val="333333"/>
          <w:kern w:val="0"/>
          <w:sz w:val="21"/>
          <w:szCs w:val="21"/>
          <w:lang w:eastAsia="fr-FR"/>
          <w14:ligatures w14:val="none"/>
        </w:rPr>
        <w:t xml:space="preserve">Correction 2 : </w:t>
      </w:r>
      <w:r w:rsidR="007E31BF" w:rsidRPr="00DB3AFC">
        <w:rPr>
          <w:rFonts w:ascii="Helvetica Neue" w:eastAsia="Times New Roman" w:hAnsi="Helvetica Neue" w:cs="Times New Roman"/>
          <w:color w:val="333333"/>
          <w:kern w:val="0"/>
          <w:sz w:val="21"/>
          <w:szCs w:val="21"/>
          <w:lang w:eastAsia="fr-FR"/>
          <w14:ligatures w14:val="none"/>
        </w:rPr>
        <w:t>La fonction </w:t>
      </w:r>
      <w:proofErr w:type="spellStart"/>
      <w:r w:rsidR="007E31BF" w:rsidRPr="00DB3AFC">
        <w:rPr>
          <w:rFonts w:ascii="Helvetica Neue" w:eastAsia="Times New Roman" w:hAnsi="Helvetica Neue" w:cs="Times New Roman"/>
          <w:i/>
          <w:iCs/>
          <w:color w:val="333333"/>
          <w:kern w:val="0"/>
          <w:sz w:val="21"/>
          <w:szCs w:val="21"/>
          <w:lang w:eastAsia="fr-FR"/>
          <w14:ligatures w14:val="none"/>
        </w:rPr>
        <w:t>créer_structure_clean_nomDepartement</w:t>
      </w:r>
      <w:proofErr w:type="spellEnd"/>
      <w:r w:rsidR="007E31BF" w:rsidRPr="00DB3AFC">
        <w:rPr>
          <w:rFonts w:ascii="Helvetica Neue" w:eastAsia="Times New Roman" w:hAnsi="Helvetica Neue" w:cs="Times New Roman"/>
          <w:color w:val="333333"/>
          <w:kern w:val="0"/>
          <w:sz w:val="21"/>
          <w:szCs w:val="21"/>
          <w:lang w:eastAsia="fr-FR"/>
          <w14:ligatures w14:val="none"/>
        </w:rPr>
        <w:t xml:space="preserve"> créée ensuite une colonne </w:t>
      </w:r>
      <w:proofErr w:type="spellStart"/>
      <w:r w:rsidR="007E31BF" w:rsidRPr="00DB3AFC">
        <w:rPr>
          <w:rFonts w:ascii="Helvetica Neue" w:eastAsia="Times New Roman" w:hAnsi="Helvetica Neue" w:cs="Times New Roman"/>
          <w:color w:val="333333"/>
          <w:kern w:val="0"/>
          <w:sz w:val="21"/>
          <w:szCs w:val="21"/>
          <w:lang w:eastAsia="fr-FR"/>
          <w14:ligatures w14:val="none"/>
        </w:rPr>
        <w:t>structure_clean</w:t>
      </w:r>
      <w:proofErr w:type="spellEnd"/>
      <w:r w:rsidR="00EC3932">
        <w:rPr>
          <w:rFonts w:ascii="Helvetica Neue" w:eastAsia="Times New Roman" w:hAnsi="Helvetica Neue" w:cs="Times New Roman"/>
          <w:color w:val="333333"/>
          <w:kern w:val="0"/>
          <w:sz w:val="21"/>
          <w:szCs w:val="21"/>
          <w:lang w:eastAsia="fr-FR"/>
          <w14:ligatures w14:val="none"/>
        </w:rPr>
        <w:t xml:space="preserve"> permettant de </w:t>
      </w:r>
      <w:r w:rsidR="007E31BF" w:rsidRPr="00DB3AFC">
        <w:rPr>
          <w:rFonts w:ascii="Helvetica Neue" w:eastAsia="Times New Roman" w:hAnsi="Helvetica Neue" w:cs="Times New Roman"/>
          <w:color w:val="333333"/>
          <w:kern w:val="0"/>
          <w:sz w:val="21"/>
          <w:szCs w:val="21"/>
          <w:lang w:eastAsia="fr-FR"/>
          <w14:ligatures w14:val="none"/>
        </w:rPr>
        <w:t>rectifi</w:t>
      </w:r>
      <w:r w:rsidR="00EC3932">
        <w:rPr>
          <w:rFonts w:ascii="Helvetica Neue" w:eastAsia="Times New Roman" w:hAnsi="Helvetica Neue" w:cs="Times New Roman"/>
          <w:color w:val="333333"/>
          <w:kern w:val="0"/>
          <w:sz w:val="21"/>
          <w:szCs w:val="21"/>
          <w:lang w:eastAsia="fr-FR"/>
          <w14:ligatures w14:val="none"/>
        </w:rPr>
        <w:t>er</w:t>
      </w:r>
      <w:r w:rsidR="007E31BF" w:rsidRPr="00DB3AFC">
        <w:rPr>
          <w:rFonts w:ascii="Helvetica Neue" w:eastAsia="Times New Roman" w:hAnsi="Helvetica Neue" w:cs="Times New Roman"/>
          <w:color w:val="333333"/>
          <w:kern w:val="0"/>
          <w:sz w:val="21"/>
          <w:szCs w:val="21"/>
          <w:lang w:eastAsia="fr-FR"/>
          <w14:ligatures w14:val="none"/>
        </w:rPr>
        <w:t xml:space="preserve"> plusieurs erreurs</w:t>
      </w:r>
      <w:r w:rsidR="00EC3932">
        <w:rPr>
          <w:rFonts w:ascii="Helvetica Neue" w:eastAsia="Times New Roman" w:hAnsi="Helvetica Neue" w:cs="Times New Roman"/>
          <w:color w:val="333333"/>
          <w:kern w:val="0"/>
          <w:sz w:val="21"/>
          <w:szCs w:val="21"/>
          <w:lang w:eastAsia="fr-FR"/>
          <w14:ligatures w14:val="none"/>
        </w:rPr>
        <w:t xml:space="preserve"> de saisies</w:t>
      </w:r>
      <w:r w:rsidR="007E31BF" w:rsidRPr="00DB3AFC">
        <w:rPr>
          <w:rFonts w:ascii="Helvetica Neue" w:eastAsia="Times New Roman" w:hAnsi="Helvetica Neue" w:cs="Times New Roman"/>
          <w:color w:val="333333"/>
          <w:kern w:val="0"/>
          <w:sz w:val="21"/>
          <w:szCs w:val="21"/>
          <w:lang w:eastAsia="fr-FR"/>
          <w14:ligatures w14:val="none"/>
        </w:rPr>
        <w:t>. Cette colonne sera utilisée pour réaliser les regroupements de professionnels par adresse.</w:t>
      </w:r>
    </w:p>
    <w:p w14:paraId="0A200FC4" w14:textId="686860C2" w:rsidR="00EC3932" w:rsidRPr="00B97AC0" w:rsidDel="00EC3932" w:rsidRDefault="00EC3932">
      <w:pPr>
        <w:pStyle w:val="Paragraphedeliste"/>
        <w:numPr>
          <w:ilvl w:val="0"/>
          <w:numId w:val="9"/>
        </w:numPr>
        <w:spacing w:after="150"/>
        <w:rPr>
          <w:del w:id="13" w:author="Sarah Lyon-Caen" w:date="2026-05-05T17:14:00Z"/>
          <w:rFonts w:ascii="Helvetica Neue" w:eastAsia="Times New Roman" w:hAnsi="Helvetica Neue" w:cs="Times New Roman"/>
          <w:color w:val="333333"/>
          <w:kern w:val="0"/>
          <w:sz w:val="21"/>
          <w:szCs w:val="21"/>
          <w:lang w:eastAsia="fr-FR"/>
          <w14:ligatures w14:val="none"/>
          <w:rPrChange w:id="14" w:author="Sarah Lyon-Caen" w:date="2026-05-05T17:12:00Z">
            <w:rPr>
              <w:del w:id="15" w:author="Sarah Lyon-Caen" w:date="2026-05-05T17:14:00Z"/>
              <w:lang w:eastAsia="fr-FR"/>
            </w:rPr>
          </w:rPrChange>
        </w:rPr>
        <w:pPrChange w:id="16" w:author="Sarah Lyon-Caen" w:date="2026-05-05T17:14:00Z">
          <w:pPr>
            <w:spacing w:after="150"/>
          </w:pPr>
        </w:pPrChange>
      </w:pPr>
    </w:p>
    <w:p w14:paraId="2CB0E37A" w14:textId="77777777" w:rsidR="007E31BF" w:rsidRPr="007E31BF" w:rsidRDefault="007E31BF" w:rsidP="007E31BF">
      <w:pPr>
        <w:spacing w:before="150" w:after="150"/>
        <w:outlineLvl w:val="3"/>
        <w:rPr>
          <w:rFonts w:ascii="inherit" w:eastAsia="Times New Roman" w:hAnsi="inherit" w:cs="Times New Roman"/>
          <w:color w:val="333333"/>
          <w:kern w:val="0"/>
          <w:sz w:val="27"/>
          <w:szCs w:val="27"/>
          <w:lang w:eastAsia="fr-FR"/>
          <w14:ligatures w14:val="none"/>
        </w:rPr>
      </w:pPr>
      <w:r w:rsidRPr="007E31BF">
        <w:rPr>
          <w:rFonts w:ascii="inherit" w:eastAsia="Times New Roman" w:hAnsi="inherit" w:cs="Times New Roman"/>
          <w:color w:val="333333"/>
          <w:kern w:val="0"/>
          <w:sz w:val="27"/>
          <w:szCs w:val="27"/>
          <w:lang w:eastAsia="fr-FR"/>
          <w14:ligatures w14:val="none"/>
        </w:rPr>
        <w:t xml:space="preserve">Table </w:t>
      </w:r>
      <w:proofErr w:type="spellStart"/>
      <w:r w:rsidRPr="007E31BF">
        <w:rPr>
          <w:rFonts w:ascii="inherit" w:eastAsia="Times New Roman" w:hAnsi="inherit" w:cs="Times New Roman"/>
          <w:color w:val="333333"/>
          <w:kern w:val="0"/>
          <w:sz w:val="27"/>
          <w:szCs w:val="27"/>
          <w:lang w:eastAsia="fr-FR"/>
          <w14:ligatures w14:val="none"/>
        </w:rPr>
        <w:t>code_commune</w:t>
      </w:r>
      <w:proofErr w:type="spellEnd"/>
    </w:p>
    <w:p w14:paraId="28D81B5B" w14:textId="5380F6E7" w:rsidR="00EC3932" w:rsidRDefault="00EC3932" w:rsidP="00EC3932">
      <w:pPr>
        <w:pStyle w:val="Paragraphedeliste"/>
        <w:numPr>
          <w:ilvl w:val="0"/>
          <w:numId w:val="10"/>
        </w:numPr>
        <w:spacing w:after="150"/>
        <w:rPr>
          <w:rFonts w:ascii="Helvetica Neue" w:eastAsia="Times New Roman" w:hAnsi="Helvetica Neue" w:cs="Times New Roman"/>
          <w:color w:val="333333"/>
          <w:kern w:val="0"/>
          <w:sz w:val="21"/>
          <w:szCs w:val="21"/>
          <w:lang w:eastAsia="fr-FR"/>
          <w14:ligatures w14:val="none"/>
        </w:rPr>
      </w:pPr>
      <w:proofErr w:type="spellStart"/>
      <w:r>
        <w:rPr>
          <w:rFonts w:ascii="Helvetica Neue" w:eastAsia="Times New Roman" w:hAnsi="Helvetica Neue" w:cs="Times New Roman"/>
          <w:color w:val="333333"/>
          <w:kern w:val="0"/>
          <w:sz w:val="21"/>
          <w:szCs w:val="21"/>
          <w:lang w:eastAsia="fr-FR"/>
          <w14:ligatures w14:val="none"/>
        </w:rPr>
        <w:t>Etape</w:t>
      </w:r>
      <w:proofErr w:type="spellEnd"/>
      <w:r>
        <w:rPr>
          <w:rFonts w:ascii="Helvetica Neue" w:eastAsia="Times New Roman" w:hAnsi="Helvetica Neue" w:cs="Times New Roman"/>
          <w:color w:val="333333"/>
          <w:kern w:val="0"/>
          <w:sz w:val="21"/>
          <w:szCs w:val="21"/>
          <w:lang w:eastAsia="fr-FR"/>
          <w14:ligatures w14:val="none"/>
        </w:rPr>
        <w:t xml:space="preserve"> 1 : formatage : </w:t>
      </w:r>
      <w:r w:rsidR="007E31BF" w:rsidRPr="00DB3AFC">
        <w:rPr>
          <w:rFonts w:ascii="Helvetica Neue" w:eastAsia="Times New Roman" w:hAnsi="Helvetica Neue" w:cs="Times New Roman"/>
          <w:color w:val="333333"/>
          <w:kern w:val="0"/>
          <w:sz w:val="21"/>
          <w:szCs w:val="21"/>
          <w:lang w:eastAsia="fr-FR"/>
          <w14:ligatures w14:val="none"/>
        </w:rPr>
        <w:t>La fonction </w:t>
      </w:r>
      <w:proofErr w:type="spellStart"/>
      <w:r w:rsidR="007E31BF" w:rsidRPr="00DB3AFC">
        <w:rPr>
          <w:rFonts w:ascii="Helvetica Neue" w:eastAsia="Times New Roman" w:hAnsi="Helvetica Neue" w:cs="Times New Roman"/>
          <w:i/>
          <w:iCs/>
          <w:color w:val="333333"/>
          <w:kern w:val="0"/>
          <w:sz w:val="21"/>
          <w:szCs w:val="21"/>
          <w:lang w:eastAsia="fr-FR"/>
          <w14:ligatures w14:val="none"/>
        </w:rPr>
        <w:t>nettoyer_adresse</w:t>
      </w:r>
      <w:proofErr w:type="spellEnd"/>
      <w:r w:rsidR="007E31BF" w:rsidRPr="00DB3AFC">
        <w:rPr>
          <w:rFonts w:ascii="Helvetica Neue" w:eastAsia="Times New Roman" w:hAnsi="Helvetica Neue" w:cs="Times New Roman"/>
          <w:color w:val="333333"/>
          <w:kern w:val="0"/>
          <w:sz w:val="21"/>
          <w:szCs w:val="21"/>
          <w:lang w:eastAsia="fr-FR"/>
          <w14:ligatures w14:val="none"/>
        </w:rPr>
        <w:t xml:space="preserve"> a été appliquée afin de supprimer les tirets, majuscules et ainsi </w:t>
      </w:r>
      <w:proofErr w:type="spellStart"/>
      <w:r w:rsidR="007E31BF" w:rsidRPr="00DB3AFC">
        <w:rPr>
          <w:rFonts w:ascii="Helvetica Neue" w:eastAsia="Times New Roman" w:hAnsi="Helvetica Neue" w:cs="Times New Roman"/>
          <w:color w:val="333333"/>
          <w:kern w:val="0"/>
          <w:sz w:val="21"/>
          <w:szCs w:val="21"/>
          <w:lang w:eastAsia="fr-FR"/>
          <w14:ligatures w14:val="none"/>
        </w:rPr>
        <w:t>homogéniser</w:t>
      </w:r>
      <w:proofErr w:type="spellEnd"/>
      <w:r w:rsidR="007E31BF" w:rsidRPr="00DB3AFC">
        <w:rPr>
          <w:rFonts w:ascii="Helvetica Neue" w:eastAsia="Times New Roman" w:hAnsi="Helvetica Neue" w:cs="Times New Roman"/>
          <w:color w:val="333333"/>
          <w:kern w:val="0"/>
          <w:sz w:val="21"/>
          <w:szCs w:val="21"/>
          <w:lang w:eastAsia="fr-FR"/>
          <w14:ligatures w14:val="none"/>
        </w:rPr>
        <w:t xml:space="preserve"> le nom des villes. </w:t>
      </w:r>
    </w:p>
    <w:p w14:paraId="2DF76C28" w14:textId="77777777" w:rsidR="00EC3932" w:rsidRDefault="00EC3932" w:rsidP="00EC3932">
      <w:pPr>
        <w:spacing w:after="150"/>
        <w:ind w:left="360"/>
        <w:rPr>
          <w:rFonts w:ascii="Helvetica Neue" w:eastAsia="Times New Roman" w:hAnsi="Helvetica Neue" w:cs="Times New Roman"/>
          <w:color w:val="333333"/>
          <w:kern w:val="0"/>
          <w:sz w:val="21"/>
          <w:szCs w:val="21"/>
          <w:lang w:eastAsia="fr-FR"/>
          <w14:ligatures w14:val="none"/>
        </w:rPr>
      </w:pPr>
    </w:p>
    <w:p w14:paraId="19137F63" w14:textId="577A1F11" w:rsidR="007E31BF" w:rsidRPr="00DB3AFC" w:rsidRDefault="00EC3932" w:rsidP="00DB3AFC">
      <w:pPr>
        <w:spacing w:after="150"/>
        <w:ind w:left="360"/>
        <w:rPr>
          <w:rFonts w:ascii="Helvetica Neue" w:eastAsia="Times New Roman" w:hAnsi="Helvetica Neue" w:cs="Times New Roman"/>
          <w:b/>
          <w:bCs/>
          <w:color w:val="333333"/>
          <w:kern w:val="0"/>
          <w:sz w:val="21"/>
          <w:szCs w:val="21"/>
          <w:lang w:eastAsia="fr-FR"/>
          <w14:ligatures w14:val="none"/>
        </w:rPr>
      </w:pPr>
      <w:r w:rsidRPr="00EC3932">
        <w:rPr>
          <w:rFonts w:ascii="Helvetica Neue" w:eastAsia="Times New Roman" w:hAnsi="Helvetica Neue" w:cs="Times New Roman"/>
          <w:b/>
          <w:bCs/>
          <w:color w:val="333333"/>
          <w:kern w:val="0"/>
          <w:sz w:val="21"/>
          <w:szCs w:val="21"/>
          <w:lang w:eastAsia="fr-FR"/>
          <w14:ligatures w14:val="none"/>
        </w:rPr>
        <w:sym w:font="Wingdings" w:char="F0E0"/>
      </w:r>
      <w:r w:rsidRPr="00EC3932">
        <w:rPr>
          <w:rFonts w:ascii="Helvetica Neue" w:eastAsia="Times New Roman" w:hAnsi="Helvetica Neue" w:cs="Times New Roman"/>
          <w:b/>
          <w:bCs/>
          <w:color w:val="333333"/>
          <w:kern w:val="0"/>
          <w:sz w:val="21"/>
          <w:szCs w:val="21"/>
          <w:lang w:eastAsia="fr-FR"/>
          <w14:ligatures w14:val="none"/>
        </w:rPr>
        <w:t xml:space="preserve">  </w:t>
      </w:r>
      <w:r w:rsidR="007E31BF" w:rsidRPr="00DB3AFC">
        <w:rPr>
          <w:rFonts w:ascii="Helvetica Neue" w:eastAsia="Times New Roman" w:hAnsi="Helvetica Neue" w:cs="Times New Roman"/>
          <w:b/>
          <w:bCs/>
          <w:color w:val="333333"/>
          <w:kern w:val="0"/>
          <w:sz w:val="21"/>
          <w:szCs w:val="21"/>
          <w:lang w:eastAsia="fr-FR"/>
          <w14:ligatures w14:val="none"/>
        </w:rPr>
        <w:t>On obtient la table </w:t>
      </w:r>
      <w:proofErr w:type="spellStart"/>
      <w:r w:rsidR="007E31BF" w:rsidRPr="00DB3AFC">
        <w:rPr>
          <w:rFonts w:ascii="Helvetica Neue" w:eastAsia="Times New Roman" w:hAnsi="Helvetica Neue" w:cs="Times New Roman"/>
          <w:b/>
          <w:bCs/>
          <w:color w:val="333333"/>
          <w:kern w:val="0"/>
          <w:sz w:val="21"/>
          <w:szCs w:val="21"/>
          <w:lang w:eastAsia="fr-FR"/>
          <w14:ligatures w14:val="none"/>
        </w:rPr>
        <w:t>code_commune_clean</w:t>
      </w:r>
      <w:proofErr w:type="spellEnd"/>
      <w:r w:rsidR="007E31BF" w:rsidRPr="00DB3AFC">
        <w:rPr>
          <w:rFonts w:ascii="Helvetica Neue" w:eastAsia="Times New Roman" w:hAnsi="Helvetica Neue" w:cs="Times New Roman"/>
          <w:b/>
          <w:bCs/>
          <w:color w:val="333333"/>
          <w:kern w:val="0"/>
          <w:sz w:val="21"/>
          <w:szCs w:val="21"/>
          <w:lang w:eastAsia="fr-FR"/>
          <w14:ligatures w14:val="none"/>
        </w:rPr>
        <w:t xml:space="preserve">, enregistrée dans le dossier </w:t>
      </w:r>
      <w:proofErr w:type="spellStart"/>
      <w:r w:rsidR="007E31BF" w:rsidRPr="00DB3AFC">
        <w:rPr>
          <w:rFonts w:ascii="Helvetica Neue" w:eastAsia="Times New Roman" w:hAnsi="Helvetica Neue" w:cs="Times New Roman"/>
          <w:b/>
          <w:bCs/>
          <w:color w:val="333333"/>
          <w:kern w:val="0"/>
          <w:sz w:val="21"/>
          <w:szCs w:val="21"/>
          <w:lang w:eastAsia="fr-FR"/>
          <w14:ligatures w14:val="none"/>
        </w:rPr>
        <w:t>Data_intermediaire</w:t>
      </w:r>
      <w:proofErr w:type="spellEnd"/>
      <w:r w:rsidR="007E31BF" w:rsidRPr="00DB3AFC">
        <w:rPr>
          <w:rFonts w:ascii="Helvetica Neue" w:eastAsia="Times New Roman" w:hAnsi="Helvetica Neue" w:cs="Times New Roman"/>
          <w:b/>
          <w:bCs/>
          <w:color w:val="333333"/>
          <w:kern w:val="0"/>
          <w:sz w:val="21"/>
          <w:szCs w:val="21"/>
          <w:lang w:eastAsia="fr-FR"/>
          <w14:ligatures w14:val="none"/>
        </w:rPr>
        <w:t>.</w:t>
      </w:r>
    </w:p>
    <w:p w14:paraId="1C0AB80F" w14:textId="77777777" w:rsidR="007E31BF" w:rsidRPr="007E31BF" w:rsidRDefault="007E31BF" w:rsidP="007E31BF">
      <w:pPr>
        <w:spacing w:before="300" w:after="150"/>
        <w:outlineLvl w:val="2"/>
        <w:rPr>
          <w:rFonts w:ascii="inherit" w:eastAsia="Times New Roman" w:hAnsi="inherit" w:cs="Times New Roman"/>
          <w:color w:val="333333"/>
          <w:kern w:val="0"/>
          <w:sz w:val="36"/>
          <w:szCs w:val="36"/>
          <w:lang w:eastAsia="fr-FR"/>
          <w14:ligatures w14:val="none"/>
        </w:rPr>
      </w:pPr>
      <w:r w:rsidRPr="007E31BF">
        <w:rPr>
          <w:rFonts w:ascii="inherit" w:eastAsia="Times New Roman" w:hAnsi="inherit" w:cs="Times New Roman"/>
          <w:color w:val="333333"/>
          <w:kern w:val="0"/>
          <w:sz w:val="36"/>
          <w:szCs w:val="36"/>
          <w:lang w:eastAsia="fr-FR"/>
          <w14:ligatures w14:val="none"/>
        </w:rPr>
        <w:t xml:space="preserve">Précisions sur les variables de la table </w:t>
      </w:r>
      <w:proofErr w:type="spellStart"/>
      <w:r w:rsidRPr="007E31BF">
        <w:rPr>
          <w:rFonts w:ascii="inherit" w:eastAsia="Times New Roman" w:hAnsi="inherit" w:cs="Times New Roman"/>
          <w:color w:val="333333"/>
          <w:kern w:val="0"/>
          <w:sz w:val="36"/>
          <w:szCs w:val="36"/>
          <w:lang w:eastAsia="fr-FR"/>
          <w14:ligatures w14:val="none"/>
        </w:rPr>
        <w:t>SagefemmeGyne_clean</w:t>
      </w:r>
      <w:proofErr w:type="spellEnd"/>
    </w:p>
    <w:p w14:paraId="6243C8AD" w14:textId="77777777" w:rsidR="007E31BF" w:rsidRPr="007E31BF" w:rsidRDefault="007E31BF" w:rsidP="007E31BF">
      <w:pPr>
        <w:spacing w:after="150"/>
        <w:rPr>
          <w:rFonts w:ascii="Helvetica Neue" w:eastAsia="Times New Roman" w:hAnsi="Helvetica Neue" w:cs="Times New Roman"/>
          <w:color w:val="333333"/>
          <w:kern w:val="0"/>
          <w:sz w:val="21"/>
          <w:szCs w:val="21"/>
          <w:lang w:eastAsia="fr-FR"/>
          <w14:ligatures w14:val="none"/>
        </w:rPr>
      </w:pPr>
      <w:r w:rsidRPr="007E31BF">
        <w:rPr>
          <w:rFonts w:ascii="Helvetica Neue" w:eastAsia="Times New Roman" w:hAnsi="Helvetica Neue" w:cs="Times New Roman"/>
          <w:color w:val="333333"/>
          <w:kern w:val="0"/>
          <w:sz w:val="21"/>
          <w:szCs w:val="21"/>
          <w:lang w:eastAsia="fr-FR"/>
          <w14:ligatures w14:val="none"/>
        </w:rPr>
        <w:t xml:space="preserve">Une table </w:t>
      </w:r>
      <w:proofErr w:type="spellStart"/>
      <w:r w:rsidRPr="007E31BF">
        <w:rPr>
          <w:rFonts w:ascii="Helvetica Neue" w:eastAsia="Times New Roman" w:hAnsi="Helvetica Neue" w:cs="Times New Roman"/>
          <w:color w:val="333333"/>
          <w:kern w:val="0"/>
          <w:sz w:val="21"/>
          <w:szCs w:val="21"/>
          <w:lang w:eastAsia="fr-FR"/>
          <w14:ligatures w14:val="none"/>
        </w:rPr>
        <w:t>SageFemmeGyne</w:t>
      </w:r>
      <w:proofErr w:type="spellEnd"/>
      <w:r w:rsidRPr="007E31BF">
        <w:rPr>
          <w:rFonts w:ascii="Helvetica Neue" w:eastAsia="Times New Roman" w:hAnsi="Helvetica Neue" w:cs="Times New Roman"/>
          <w:color w:val="333333"/>
          <w:kern w:val="0"/>
          <w:sz w:val="21"/>
          <w:szCs w:val="21"/>
          <w:lang w:eastAsia="fr-FR"/>
          <w14:ligatures w14:val="none"/>
        </w:rPr>
        <w:t xml:space="preserve"> a la structure suivante :</w:t>
      </w:r>
    </w:p>
    <w:p w14:paraId="5D767BA6" w14:textId="77777777" w:rsidR="007E31BF" w:rsidRPr="007E31BF" w:rsidRDefault="007E31BF" w:rsidP="007E31BF">
      <w:pPr>
        <w:numPr>
          <w:ilvl w:val="0"/>
          <w:numId w:val="3"/>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proofErr w:type="gramStart"/>
      <w:r w:rsidRPr="007E31BF">
        <w:rPr>
          <w:rFonts w:ascii="Helvetica Neue" w:eastAsia="Times New Roman" w:hAnsi="Helvetica Neue" w:cs="Times New Roman"/>
          <w:color w:val="333333"/>
          <w:kern w:val="0"/>
          <w:sz w:val="21"/>
          <w:szCs w:val="21"/>
          <w:lang w:eastAsia="fr-FR"/>
          <w14:ligatures w14:val="none"/>
        </w:rPr>
        <w:t>une</w:t>
      </w:r>
      <w:proofErr w:type="gramEnd"/>
      <w:r w:rsidRPr="007E31BF">
        <w:rPr>
          <w:rFonts w:ascii="Helvetica Neue" w:eastAsia="Times New Roman" w:hAnsi="Helvetica Neue" w:cs="Times New Roman"/>
          <w:color w:val="333333"/>
          <w:kern w:val="0"/>
          <w:sz w:val="21"/>
          <w:szCs w:val="21"/>
          <w:lang w:eastAsia="fr-FR"/>
          <w14:ligatures w14:val="none"/>
        </w:rPr>
        <w:t xml:space="preserve"> ligne par activité par professionnel, </w:t>
      </w:r>
      <w:proofErr w:type="spellStart"/>
      <w:r w:rsidRPr="007E31BF">
        <w:rPr>
          <w:rFonts w:ascii="Helvetica Neue" w:eastAsia="Times New Roman" w:hAnsi="Helvetica Neue" w:cs="Times New Roman"/>
          <w:color w:val="333333"/>
          <w:kern w:val="0"/>
          <w:sz w:val="21"/>
          <w:szCs w:val="21"/>
          <w:lang w:eastAsia="fr-FR"/>
          <w14:ligatures w14:val="none"/>
        </w:rPr>
        <w:t>un.e</w:t>
      </w:r>
      <w:proofErr w:type="spellEnd"/>
      <w:r w:rsidRPr="007E31BF">
        <w:rPr>
          <w:rFonts w:ascii="Helvetica Neue" w:eastAsia="Times New Roman" w:hAnsi="Helvetica Neue" w:cs="Times New Roman"/>
          <w:color w:val="333333"/>
          <w:kern w:val="0"/>
          <w:sz w:val="21"/>
          <w:szCs w:val="21"/>
          <w:lang w:eastAsia="fr-FR"/>
          <w14:ligatures w14:val="none"/>
        </w:rPr>
        <w:t xml:space="preserve"> </w:t>
      </w:r>
      <w:proofErr w:type="spellStart"/>
      <w:r w:rsidRPr="007E31BF">
        <w:rPr>
          <w:rFonts w:ascii="Helvetica Neue" w:eastAsia="Times New Roman" w:hAnsi="Helvetica Neue" w:cs="Times New Roman"/>
          <w:color w:val="333333"/>
          <w:kern w:val="0"/>
          <w:sz w:val="21"/>
          <w:szCs w:val="21"/>
          <w:lang w:eastAsia="fr-FR"/>
          <w14:ligatures w14:val="none"/>
        </w:rPr>
        <w:t>professionnel.le</w:t>
      </w:r>
      <w:proofErr w:type="spellEnd"/>
      <w:r w:rsidRPr="007E31BF">
        <w:rPr>
          <w:rFonts w:ascii="Helvetica Neue" w:eastAsia="Times New Roman" w:hAnsi="Helvetica Neue" w:cs="Times New Roman"/>
          <w:color w:val="333333"/>
          <w:kern w:val="0"/>
          <w:sz w:val="21"/>
          <w:szCs w:val="21"/>
          <w:lang w:eastAsia="fr-FR"/>
          <w14:ligatures w14:val="none"/>
        </w:rPr>
        <w:t xml:space="preserve"> a autant de lignes que de lieux d’exercice.</w:t>
      </w:r>
    </w:p>
    <w:p w14:paraId="2572713D" w14:textId="77777777" w:rsidR="007E31BF" w:rsidRPr="007E31BF" w:rsidRDefault="007E31BF" w:rsidP="007E31BF">
      <w:pPr>
        <w:numPr>
          <w:ilvl w:val="0"/>
          <w:numId w:val="3"/>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r w:rsidRPr="007E31BF">
        <w:rPr>
          <w:rFonts w:ascii="Helvetica Neue" w:eastAsia="Times New Roman" w:hAnsi="Helvetica Neue" w:cs="Times New Roman"/>
          <w:color w:val="333333"/>
          <w:kern w:val="0"/>
          <w:sz w:val="21"/>
          <w:szCs w:val="21"/>
          <w:lang w:eastAsia="fr-FR"/>
          <w14:ligatures w14:val="none"/>
        </w:rPr>
        <w:t>8 variables :</w:t>
      </w:r>
    </w:p>
    <w:p w14:paraId="326EF426" w14:textId="6E3E6A96" w:rsidR="007E31BF" w:rsidRPr="007E31BF" w:rsidRDefault="007E31BF" w:rsidP="007E31BF">
      <w:pPr>
        <w:numPr>
          <w:ilvl w:val="1"/>
          <w:numId w:val="3"/>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proofErr w:type="gramStart"/>
      <w:r w:rsidRPr="007E31BF">
        <w:rPr>
          <w:rFonts w:ascii="Helvetica Neue" w:eastAsia="Times New Roman" w:hAnsi="Helvetica Neue" w:cs="Times New Roman"/>
          <w:color w:val="333333"/>
          <w:kern w:val="0"/>
          <w:sz w:val="21"/>
          <w:szCs w:val="21"/>
          <w:lang w:eastAsia="fr-FR"/>
          <w14:ligatures w14:val="none"/>
        </w:rPr>
        <w:t>profession</w:t>
      </w:r>
      <w:proofErr w:type="gramEnd"/>
      <w:r w:rsidRPr="007E31BF">
        <w:rPr>
          <w:rFonts w:ascii="Helvetica Neue" w:eastAsia="Times New Roman" w:hAnsi="Helvetica Neue" w:cs="Times New Roman"/>
          <w:color w:val="333333"/>
          <w:kern w:val="0"/>
          <w:sz w:val="21"/>
          <w:szCs w:val="21"/>
          <w:lang w:eastAsia="fr-FR"/>
          <w14:ligatures w14:val="none"/>
        </w:rPr>
        <w:t xml:space="preserve"> : sage-femme ou </w:t>
      </w:r>
      <w:r w:rsidR="00EC3932" w:rsidRPr="007E31BF">
        <w:rPr>
          <w:rFonts w:ascii="Helvetica Neue" w:eastAsia="Times New Roman" w:hAnsi="Helvetica Neue" w:cs="Times New Roman"/>
          <w:color w:val="333333"/>
          <w:kern w:val="0"/>
          <w:sz w:val="21"/>
          <w:szCs w:val="21"/>
          <w:lang w:eastAsia="fr-FR"/>
          <w14:ligatures w14:val="none"/>
        </w:rPr>
        <w:t>gynécologue</w:t>
      </w:r>
      <w:r w:rsidRPr="007E31BF">
        <w:rPr>
          <w:rFonts w:ascii="Helvetica Neue" w:eastAsia="Times New Roman" w:hAnsi="Helvetica Neue" w:cs="Times New Roman"/>
          <w:color w:val="333333"/>
          <w:kern w:val="0"/>
          <w:sz w:val="21"/>
          <w:szCs w:val="21"/>
          <w:lang w:eastAsia="fr-FR"/>
          <w14:ligatures w14:val="none"/>
        </w:rPr>
        <w:t xml:space="preserve"> </w:t>
      </w:r>
      <w:r w:rsidR="00EC3932" w:rsidRPr="007E31BF">
        <w:rPr>
          <w:rFonts w:ascii="Helvetica Neue" w:eastAsia="Times New Roman" w:hAnsi="Helvetica Neue" w:cs="Times New Roman"/>
          <w:color w:val="333333"/>
          <w:kern w:val="0"/>
          <w:sz w:val="21"/>
          <w:szCs w:val="21"/>
          <w:lang w:eastAsia="fr-FR"/>
          <w14:ligatures w14:val="none"/>
        </w:rPr>
        <w:t>obstétrique</w:t>
      </w:r>
    </w:p>
    <w:p w14:paraId="6599181D" w14:textId="77777777" w:rsidR="007E31BF" w:rsidRPr="007E31BF" w:rsidRDefault="007E31BF" w:rsidP="007E31BF">
      <w:pPr>
        <w:numPr>
          <w:ilvl w:val="1"/>
          <w:numId w:val="3"/>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proofErr w:type="spellStart"/>
      <w:proofErr w:type="gramStart"/>
      <w:r w:rsidRPr="007E31BF">
        <w:rPr>
          <w:rFonts w:ascii="Helvetica Neue" w:eastAsia="Times New Roman" w:hAnsi="Helvetica Neue" w:cs="Times New Roman"/>
          <w:color w:val="333333"/>
          <w:kern w:val="0"/>
          <w:sz w:val="21"/>
          <w:szCs w:val="21"/>
          <w:lang w:eastAsia="fr-FR"/>
          <w14:ligatures w14:val="none"/>
        </w:rPr>
        <w:t>nom</w:t>
      </w:r>
      <w:proofErr w:type="gramEnd"/>
      <w:r w:rsidRPr="007E31BF">
        <w:rPr>
          <w:rFonts w:ascii="Helvetica Neue" w:eastAsia="Times New Roman" w:hAnsi="Helvetica Neue" w:cs="Times New Roman"/>
          <w:color w:val="333333"/>
          <w:kern w:val="0"/>
          <w:sz w:val="21"/>
          <w:szCs w:val="21"/>
          <w:lang w:eastAsia="fr-FR"/>
          <w14:ligatures w14:val="none"/>
        </w:rPr>
        <w:t>_prenom</w:t>
      </w:r>
      <w:proofErr w:type="spellEnd"/>
    </w:p>
    <w:p w14:paraId="3D3F0739" w14:textId="77777777" w:rsidR="007E31BF" w:rsidRPr="007E31BF" w:rsidRDefault="007E31BF" w:rsidP="007E31BF">
      <w:pPr>
        <w:numPr>
          <w:ilvl w:val="1"/>
          <w:numId w:val="3"/>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proofErr w:type="gramStart"/>
      <w:r w:rsidRPr="007E31BF">
        <w:rPr>
          <w:rFonts w:ascii="Helvetica Neue" w:eastAsia="Times New Roman" w:hAnsi="Helvetica Neue" w:cs="Times New Roman"/>
          <w:color w:val="333333"/>
          <w:kern w:val="0"/>
          <w:sz w:val="21"/>
          <w:szCs w:val="21"/>
          <w:lang w:eastAsia="fr-FR"/>
          <w14:ligatures w14:val="none"/>
        </w:rPr>
        <w:t>structure</w:t>
      </w:r>
      <w:proofErr w:type="gramEnd"/>
      <w:r w:rsidRPr="007E31BF">
        <w:rPr>
          <w:rFonts w:ascii="Helvetica Neue" w:eastAsia="Times New Roman" w:hAnsi="Helvetica Neue" w:cs="Times New Roman"/>
          <w:color w:val="333333"/>
          <w:kern w:val="0"/>
          <w:sz w:val="21"/>
          <w:szCs w:val="21"/>
          <w:lang w:eastAsia="fr-FR"/>
          <w14:ligatures w14:val="none"/>
        </w:rPr>
        <w:t xml:space="preserve"> : lieu d’exercice du professionnel. Dans le cas de cabinet libéral, certains noms semblent reprendre le </w:t>
      </w:r>
      <w:proofErr w:type="spellStart"/>
      <w:r w:rsidRPr="007E31BF">
        <w:rPr>
          <w:rFonts w:ascii="Helvetica Neue" w:eastAsia="Times New Roman" w:hAnsi="Helvetica Neue" w:cs="Times New Roman"/>
          <w:color w:val="333333"/>
          <w:kern w:val="0"/>
          <w:sz w:val="21"/>
          <w:szCs w:val="21"/>
          <w:lang w:eastAsia="fr-FR"/>
          <w14:ligatures w14:val="none"/>
        </w:rPr>
        <w:t>nom_prenom</w:t>
      </w:r>
      <w:proofErr w:type="spellEnd"/>
    </w:p>
    <w:p w14:paraId="3604E4C2" w14:textId="77777777" w:rsidR="007E31BF" w:rsidRPr="007E31BF" w:rsidRDefault="007E31BF" w:rsidP="007E31BF">
      <w:pPr>
        <w:numPr>
          <w:ilvl w:val="1"/>
          <w:numId w:val="3"/>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proofErr w:type="gramStart"/>
      <w:r w:rsidRPr="007E31BF">
        <w:rPr>
          <w:rFonts w:ascii="Helvetica Neue" w:eastAsia="Times New Roman" w:hAnsi="Helvetica Neue" w:cs="Times New Roman"/>
          <w:color w:val="333333"/>
          <w:kern w:val="0"/>
          <w:sz w:val="21"/>
          <w:szCs w:val="21"/>
          <w:lang w:eastAsia="fr-FR"/>
          <w14:ligatures w14:val="none"/>
        </w:rPr>
        <w:t>adresse</w:t>
      </w:r>
      <w:proofErr w:type="gramEnd"/>
      <w:r w:rsidRPr="007E31BF">
        <w:rPr>
          <w:rFonts w:ascii="Helvetica Neue" w:eastAsia="Times New Roman" w:hAnsi="Helvetica Neue" w:cs="Times New Roman"/>
          <w:color w:val="333333"/>
          <w:kern w:val="0"/>
          <w:sz w:val="21"/>
          <w:szCs w:val="21"/>
          <w:lang w:eastAsia="fr-FR"/>
          <w14:ligatures w14:val="none"/>
        </w:rPr>
        <w:t xml:space="preserve"> : adresse ou établissement</w:t>
      </w:r>
    </w:p>
    <w:p w14:paraId="74C8B227" w14:textId="6B8BF593" w:rsidR="007E31BF" w:rsidRPr="007E31BF" w:rsidRDefault="007E31BF" w:rsidP="007E31BF">
      <w:pPr>
        <w:numPr>
          <w:ilvl w:val="1"/>
          <w:numId w:val="3"/>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proofErr w:type="spellStart"/>
      <w:proofErr w:type="gramStart"/>
      <w:r w:rsidRPr="007E31BF">
        <w:rPr>
          <w:rFonts w:ascii="Helvetica Neue" w:eastAsia="Times New Roman" w:hAnsi="Helvetica Neue" w:cs="Times New Roman"/>
          <w:color w:val="333333"/>
          <w:kern w:val="0"/>
          <w:sz w:val="21"/>
          <w:szCs w:val="21"/>
          <w:lang w:eastAsia="fr-FR"/>
          <w14:ligatures w14:val="none"/>
        </w:rPr>
        <w:lastRenderedPageBreak/>
        <w:t>cp</w:t>
      </w:r>
      <w:proofErr w:type="spellEnd"/>
      <w:proofErr w:type="gramEnd"/>
      <w:r w:rsidRPr="007E31BF">
        <w:rPr>
          <w:rFonts w:ascii="Helvetica Neue" w:eastAsia="Times New Roman" w:hAnsi="Helvetica Neue" w:cs="Times New Roman"/>
          <w:color w:val="333333"/>
          <w:kern w:val="0"/>
          <w:sz w:val="21"/>
          <w:szCs w:val="21"/>
          <w:lang w:eastAsia="fr-FR"/>
          <w14:ligatures w14:val="none"/>
        </w:rPr>
        <w:t xml:space="preserve"> : code commune. </w:t>
      </w:r>
      <w:proofErr w:type="gramStart"/>
      <w:r w:rsidRPr="007E31BF">
        <w:rPr>
          <w:rFonts w:ascii="Helvetica Neue" w:eastAsia="Times New Roman" w:hAnsi="Helvetica Neue" w:cs="Times New Roman"/>
          <w:i/>
          <w:iCs/>
          <w:color w:val="333333"/>
          <w:kern w:val="0"/>
          <w:sz w:val="21"/>
          <w:szCs w:val="21"/>
          <w:lang w:eastAsia="fr-FR"/>
          <w14:ligatures w14:val="none"/>
        </w:rPr>
        <w:t>attention:</w:t>
      </w:r>
      <w:proofErr w:type="gramEnd"/>
      <w:r w:rsidRPr="007E31BF">
        <w:rPr>
          <w:rFonts w:ascii="Helvetica Neue" w:eastAsia="Times New Roman" w:hAnsi="Helvetica Neue" w:cs="Times New Roman"/>
          <w:i/>
          <w:iCs/>
          <w:color w:val="333333"/>
          <w:kern w:val="0"/>
          <w:sz w:val="21"/>
          <w:szCs w:val="21"/>
          <w:lang w:eastAsia="fr-FR"/>
          <w14:ligatures w14:val="none"/>
        </w:rPr>
        <w:t xml:space="preserve"> il peut donc y avoir plusieurs CP différents pour une même ville (notamment </w:t>
      </w:r>
      <w:r w:rsidR="00EC3932" w:rsidRPr="007E31BF">
        <w:rPr>
          <w:rFonts w:ascii="Helvetica Neue" w:eastAsia="Times New Roman" w:hAnsi="Helvetica Neue" w:cs="Times New Roman"/>
          <w:i/>
          <w:iCs/>
          <w:color w:val="333333"/>
          <w:kern w:val="0"/>
          <w:sz w:val="21"/>
          <w:szCs w:val="21"/>
          <w:lang w:eastAsia="fr-FR"/>
          <w14:ligatures w14:val="none"/>
        </w:rPr>
        <w:t>Grenoble</w:t>
      </w:r>
      <w:r w:rsidRPr="007E31BF">
        <w:rPr>
          <w:rFonts w:ascii="Helvetica Neue" w:eastAsia="Times New Roman" w:hAnsi="Helvetica Neue" w:cs="Times New Roman"/>
          <w:i/>
          <w:iCs/>
          <w:color w:val="333333"/>
          <w:kern w:val="0"/>
          <w:sz w:val="21"/>
          <w:szCs w:val="21"/>
          <w:lang w:eastAsia="fr-FR"/>
          <w14:ligatures w14:val="none"/>
        </w:rPr>
        <w:t>)</w:t>
      </w:r>
    </w:p>
    <w:p w14:paraId="52676D8A" w14:textId="77777777" w:rsidR="007E31BF" w:rsidRPr="007E31BF" w:rsidRDefault="007E31BF" w:rsidP="007E31BF">
      <w:pPr>
        <w:numPr>
          <w:ilvl w:val="1"/>
          <w:numId w:val="3"/>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proofErr w:type="gramStart"/>
      <w:r w:rsidRPr="007E31BF">
        <w:rPr>
          <w:rFonts w:ascii="Helvetica Neue" w:eastAsia="Times New Roman" w:hAnsi="Helvetica Neue" w:cs="Times New Roman"/>
          <w:color w:val="333333"/>
          <w:kern w:val="0"/>
          <w:sz w:val="21"/>
          <w:szCs w:val="21"/>
          <w:lang w:eastAsia="fr-FR"/>
          <w14:ligatures w14:val="none"/>
        </w:rPr>
        <w:t>ville</w:t>
      </w:r>
      <w:proofErr w:type="gramEnd"/>
    </w:p>
    <w:p w14:paraId="64E22C36" w14:textId="7358F69E" w:rsidR="007E31BF" w:rsidRPr="007E31BF" w:rsidRDefault="007E31BF" w:rsidP="007E31BF">
      <w:pPr>
        <w:numPr>
          <w:ilvl w:val="1"/>
          <w:numId w:val="3"/>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proofErr w:type="gramStart"/>
      <w:r w:rsidRPr="007E31BF">
        <w:rPr>
          <w:rFonts w:ascii="Helvetica Neue" w:eastAsia="Times New Roman" w:hAnsi="Helvetica Neue" w:cs="Times New Roman"/>
          <w:color w:val="333333"/>
          <w:kern w:val="0"/>
          <w:sz w:val="21"/>
          <w:szCs w:val="21"/>
          <w:lang w:eastAsia="fr-FR"/>
          <w14:ligatures w14:val="none"/>
        </w:rPr>
        <w:t>mode</w:t>
      </w:r>
      <w:proofErr w:type="gramEnd"/>
      <w:r w:rsidRPr="007E31BF">
        <w:rPr>
          <w:rFonts w:ascii="Helvetica Neue" w:eastAsia="Times New Roman" w:hAnsi="Helvetica Neue" w:cs="Times New Roman"/>
          <w:color w:val="333333"/>
          <w:kern w:val="0"/>
          <w:sz w:val="21"/>
          <w:szCs w:val="21"/>
          <w:lang w:eastAsia="fr-FR"/>
          <w14:ligatures w14:val="none"/>
        </w:rPr>
        <w:t xml:space="preserve"> d’exercice : </w:t>
      </w:r>
      <w:r w:rsidR="00EC3932" w:rsidRPr="007E31BF">
        <w:rPr>
          <w:rFonts w:ascii="Helvetica Neue" w:eastAsia="Times New Roman" w:hAnsi="Helvetica Neue" w:cs="Times New Roman"/>
          <w:color w:val="333333"/>
          <w:kern w:val="0"/>
          <w:sz w:val="21"/>
          <w:szCs w:val="21"/>
          <w:lang w:eastAsia="fr-FR"/>
          <w14:ligatures w14:val="none"/>
        </w:rPr>
        <w:t>libéral</w:t>
      </w:r>
      <w:r w:rsidRPr="007E31BF">
        <w:rPr>
          <w:rFonts w:ascii="Helvetica Neue" w:eastAsia="Times New Roman" w:hAnsi="Helvetica Neue" w:cs="Times New Roman"/>
          <w:color w:val="333333"/>
          <w:kern w:val="0"/>
          <w:sz w:val="21"/>
          <w:szCs w:val="21"/>
          <w:lang w:eastAsia="fr-FR"/>
          <w14:ligatures w14:val="none"/>
        </w:rPr>
        <w:t xml:space="preserve"> ou salarie</w:t>
      </w:r>
    </w:p>
    <w:p w14:paraId="53C6EEBB" w14:textId="36FA1318" w:rsidR="007E31BF" w:rsidRPr="007E31BF" w:rsidRDefault="007E31BF" w:rsidP="007E31BF">
      <w:pPr>
        <w:numPr>
          <w:ilvl w:val="1"/>
          <w:numId w:val="3"/>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proofErr w:type="spellStart"/>
      <w:proofErr w:type="gramStart"/>
      <w:r w:rsidRPr="007E31BF">
        <w:rPr>
          <w:rFonts w:ascii="Helvetica Neue" w:eastAsia="Times New Roman" w:hAnsi="Helvetica Neue" w:cs="Times New Roman"/>
          <w:color w:val="333333"/>
          <w:kern w:val="0"/>
          <w:sz w:val="21"/>
          <w:szCs w:val="21"/>
          <w:lang w:eastAsia="fr-FR"/>
          <w14:ligatures w14:val="none"/>
        </w:rPr>
        <w:t>structure</w:t>
      </w:r>
      <w:proofErr w:type="gramEnd"/>
      <w:r w:rsidRPr="007E31BF">
        <w:rPr>
          <w:rFonts w:ascii="Helvetica Neue" w:eastAsia="Times New Roman" w:hAnsi="Helvetica Neue" w:cs="Times New Roman"/>
          <w:color w:val="333333"/>
          <w:kern w:val="0"/>
          <w:sz w:val="21"/>
          <w:szCs w:val="21"/>
          <w:lang w:eastAsia="fr-FR"/>
          <w14:ligatures w14:val="none"/>
        </w:rPr>
        <w:t>_clean</w:t>
      </w:r>
      <w:proofErr w:type="spellEnd"/>
      <w:r w:rsidRPr="007E31BF">
        <w:rPr>
          <w:rFonts w:ascii="Helvetica Neue" w:eastAsia="Times New Roman" w:hAnsi="Helvetica Neue" w:cs="Times New Roman"/>
          <w:color w:val="333333"/>
          <w:kern w:val="0"/>
          <w:sz w:val="21"/>
          <w:szCs w:val="21"/>
          <w:lang w:eastAsia="fr-FR"/>
          <w14:ligatures w14:val="none"/>
        </w:rPr>
        <w:t xml:space="preserve"> : nom de l’</w:t>
      </w:r>
      <w:r w:rsidR="00EC3932" w:rsidRPr="007E31BF">
        <w:rPr>
          <w:rFonts w:ascii="Helvetica Neue" w:eastAsia="Times New Roman" w:hAnsi="Helvetica Neue" w:cs="Times New Roman"/>
          <w:color w:val="333333"/>
          <w:kern w:val="0"/>
          <w:sz w:val="21"/>
          <w:szCs w:val="21"/>
          <w:lang w:eastAsia="fr-FR"/>
          <w14:ligatures w14:val="none"/>
        </w:rPr>
        <w:t>établissement</w:t>
      </w:r>
      <w:r w:rsidRPr="007E31BF">
        <w:rPr>
          <w:rFonts w:ascii="Helvetica Neue" w:eastAsia="Times New Roman" w:hAnsi="Helvetica Neue" w:cs="Times New Roman"/>
          <w:color w:val="333333"/>
          <w:kern w:val="0"/>
          <w:sz w:val="21"/>
          <w:szCs w:val="21"/>
          <w:lang w:eastAsia="fr-FR"/>
          <w14:ligatures w14:val="none"/>
        </w:rPr>
        <w:t xml:space="preserve"> ou, pour les cabinets libéraux, adresse</w:t>
      </w:r>
    </w:p>
    <w:p w14:paraId="11C150FB" w14:textId="77777777" w:rsidR="007E31BF" w:rsidRPr="007E31BF" w:rsidRDefault="007E31BF" w:rsidP="007E31BF">
      <w:pPr>
        <w:spacing w:before="300" w:after="150"/>
        <w:outlineLvl w:val="1"/>
        <w:rPr>
          <w:rFonts w:ascii="inherit" w:eastAsia="Times New Roman" w:hAnsi="inherit" w:cs="Times New Roman"/>
          <w:color w:val="333333"/>
          <w:kern w:val="0"/>
          <w:sz w:val="45"/>
          <w:szCs w:val="45"/>
          <w:lang w:eastAsia="fr-FR"/>
          <w14:ligatures w14:val="none"/>
        </w:rPr>
      </w:pPr>
      <w:r w:rsidRPr="007E31BF">
        <w:rPr>
          <w:rFonts w:ascii="inherit" w:eastAsia="Times New Roman" w:hAnsi="inherit" w:cs="Times New Roman"/>
          <w:color w:val="333333"/>
          <w:kern w:val="0"/>
          <w:sz w:val="45"/>
          <w:szCs w:val="45"/>
          <w:lang w:eastAsia="fr-FR"/>
          <w14:ligatures w14:val="none"/>
        </w:rPr>
        <w:t>Traitement des données</w:t>
      </w:r>
    </w:p>
    <w:p w14:paraId="404C66E1" w14:textId="5D1D32E0" w:rsidR="007E31BF" w:rsidRPr="007E31BF" w:rsidRDefault="00EC3932" w:rsidP="007E31BF">
      <w:pPr>
        <w:spacing w:before="300" w:after="150"/>
        <w:outlineLvl w:val="2"/>
        <w:rPr>
          <w:rFonts w:ascii="inherit" w:eastAsia="Times New Roman" w:hAnsi="inherit" w:cs="Times New Roman"/>
          <w:color w:val="333333"/>
          <w:kern w:val="0"/>
          <w:sz w:val="36"/>
          <w:szCs w:val="36"/>
          <w:lang w:eastAsia="fr-FR"/>
          <w14:ligatures w14:val="none"/>
        </w:rPr>
      </w:pPr>
      <w:r w:rsidRPr="007E31BF">
        <w:rPr>
          <w:rFonts w:ascii="inherit" w:eastAsia="Times New Roman" w:hAnsi="inherit" w:cs="Times New Roman"/>
          <w:color w:val="333333"/>
          <w:kern w:val="0"/>
          <w:sz w:val="36"/>
          <w:szCs w:val="36"/>
          <w:lang w:eastAsia="fr-FR"/>
          <w14:ligatures w14:val="none"/>
        </w:rPr>
        <w:t>Rattachement</w:t>
      </w:r>
      <w:r w:rsidR="007E31BF" w:rsidRPr="007E31BF">
        <w:rPr>
          <w:rFonts w:ascii="inherit" w:eastAsia="Times New Roman" w:hAnsi="inherit" w:cs="Times New Roman"/>
          <w:color w:val="333333"/>
          <w:kern w:val="0"/>
          <w:sz w:val="36"/>
          <w:szCs w:val="36"/>
          <w:lang w:eastAsia="fr-FR"/>
          <w14:ligatures w14:val="none"/>
        </w:rPr>
        <w:t xml:space="preserve"> du nom du réseau</w:t>
      </w:r>
    </w:p>
    <w:p w14:paraId="4E139A55" w14:textId="5BFC4847" w:rsidR="007E31BF" w:rsidRPr="006B2B38" w:rsidRDefault="00EC3932" w:rsidP="006B2B38">
      <w:pPr>
        <w:pStyle w:val="Paragraphedeliste"/>
        <w:numPr>
          <w:ilvl w:val="0"/>
          <w:numId w:val="10"/>
        </w:numPr>
        <w:spacing w:after="150"/>
        <w:rPr>
          <w:rFonts w:ascii="Helvetica Neue" w:eastAsia="Times New Roman" w:hAnsi="Helvetica Neue" w:cs="Times New Roman"/>
          <w:color w:val="333333"/>
          <w:kern w:val="0"/>
          <w:sz w:val="21"/>
          <w:szCs w:val="21"/>
          <w:lang w:eastAsia="fr-FR"/>
          <w14:ligatures w14:val="none"/>
        </w:rPr>
      </w:pPr>
      <w:proofErr w:type="spellStart"/>
      <w:r>
        <w:rPr>
          <w:rFonts w:ascii="Helvetica Neue" w:eastAsia="Times New Roman" w:hAnsi="Helvetica Neue" w:cs="Times New Roman"/>
          <w:color w:val="333333"/>
          <w:kern w:val="0"/>
          <w:sz w:val="21"/>
          <w:szCs w:val="21"/>
          <w:lang w:eastAsia="fr-FR"/>
          <w14:ligatures w14:val="none"/>
        </w:rPr>
        <w:t>Etape</w:t>
      </w:r>
      <w:proofErr w:type="spellEnd"/>
      <w:r>
        <w:rPr>
          <w:rFonts w:ascii="Helvetica Neue" w:eastAsia="Times New Roman" w:hAnsi="Helvetica Neue" w:cs="Times New Roman"/>
          <w:color w:val="333333"/>
          <w:kern w:val="0"/>
          <w:sz w:val="21"/>
          <w:szCs w:val="21"/>
          <w:lang w:eastAsia="fr-FR"/>
          <w14:ligatures w14:val="none"/>
        </w:rPr>
        <w:t xml:space="preserve"> 1 : jointure des </w:t>
      </w:r>
      <w:proofErr w:type="gramStart"/>
      <w:r>
        <w:rPr>
          <w:rFonts w:ascii="Helvetica Neue" w:eastAsia="Times New Roman" w:hAnsi="Helvetica Neue" w:cs="Times New Roman"/>
          <w:color w:val="333333"/>
          <w:kern w:val="0"/>
          <w:sz w:val="21"/>
          <w:szCs w:val="21"/>
          <w:lang w:eastAsia="fr-FR"/>
          <w14:ligatures w14:val="none"/>
        </w:rPr>
        <w:t xml:space="preserve">fichiers  </w:t>
      </w:r>
      <w:proofErr w:type="spellStart"/>
      <w:r>
        <w:rPr>
          <w:rFonts w:ascii="Helvetica Neue" w:eastAsia="Times New Roman" w:hAnsi="Helvetica Neue" w:cs="Times New Roman"/>
          <w:color w:val="333333"/>
          <w:kern w:val="0"/>
          <w:sz w:val="21"/>
          <w:szCs w:val="21"/>
          <w:lang w:eastAsia="fr-FR"/>
          <w14:ligatures w14:val="none"/>
        </w:rPr>
        <w:t>grace</w:t>
      </w:r>
      <w:proofErr w:type="spellEnd"/>
      <w:proofErr w:type="gramEnd"/>
      <w:r>
        <w:rPr>
          <w:rFonts w:ascii="Helvetica Neue" w:eastAsia="Times New Roman" w:hAnsi="Helvetica Neue" w:cs="Times New Roman"/>
          <w:color w:val="333333"/>
          <w:kern w:val="0"/>
          <w:sz w:val="21"/>
          <w:szCs w:val="21"/>
          <w:lang w:eastAsia="fr-FR"/>
          <w14:ligatures w14:val="none"/>
        </w:rPr>
        <w:t xml:space="preserve"> à la fonction </w:t>
      </w:r>
      <w:r w:rsidRPr="007E31BF">
        <w:rPr>
          <w:rFonts w:ascii="Helvetica Neue" w:eastAsia="Times New Roman" w:hAnsi="Helvetica Neue" w:cs="Times New Roman"/>
          <w:color w:val="333333"/>
          <w:kern w:val="0"/>
          <w:sz w:val="21"/>
          <w:szCs w:val="21"/>
          <w:lang w:eastAsia="fr-FR"/>
          <w14:ligatures w14:val="none"/>
        </w:rPr>
        <w:t xml:space="preserve"> </w:t>
      </w:r>
      <w:proofErr w:type="spellStart"/>
      <w:r w:rsidRPr="007E31BF">
        <w:rPr>
          <w:rFonts w:ascii="Helvetica Neue" w:eastAsia="Times New Roman" w:hAnsi="Helvetica Neue" w:cs="Times New Roman"/>
          <w:color w:val="333333"/>
          <w:kern w:val="0"/>
          <w:sz w:val="21"/>
          <w:szCs w:val="21"/>
          <w:lang w:eastAsia="fr-FR"/>
          <w14:ligatures w14:val="none"/>
        </w:rPr>
        <w:t>fonction</w:t>
      </w:r>
      <w:proofErr w:type="spellEnd"/>
      <w:r w:rsidRPr="007E31BF">
        <w:rPr>
          <w:rFonts w:ascii="Helvetica Neue" w:eastAsia="Times New Roman" w:hAnsi="Helvetica Neue" w:cs="Times New Roman"/>
          <w:color w:val="333333"/>
          <w:kern w:val="0"/>
          <w:sz w:val="21"/>
          <w:szCs w:val="21"/>
          <w:lang w:eastAsia="fr-FR"/>
          <w14:ligatures w14:val="none"/>
        </w:rPr>
        <w:t> </w:t>
      </w:r>
      <w:proofErr w:type="spellStart"/>
      <w:r w:rsidRPr="007E31BF">
        <w:rPr>
          <w:rFonts w:ascii="Helvetica Neue" w:eastAsia="Times New Roman" w:hAnsi="Helvetica Neue" w:cs="Times New Roman"/>
          <w:i/>
          <w:iCs/>
          <w:color w:val="333333"/>
          <w:kern w:val="0"/>
          <w:sz w:val="21"/>
          <w:szCs w:val="21"/>
          <w:lang w:eastAsia="fr-FR"/>
          <w14:ligatures w14:val="none"/>
        </w:rPr>
        <w:t>joindre_reseau</w:t>
      </w:r>
      <w:proofErr w:type="spellEnd"/>
      <w:r w:rsidRPr="007E31BF">
        <w:rPr>
          <w:rFonts w:ascii="Helvetica Neue" w:eastAsia="Times New Roman" w:hAnsi="Helvetica Neue" w:cs="Times New Roman"/>
          <w:color w:val="333333"/>
          <w:kern w:val="0"/>
          <w:sz w:val="21"/>
          <w:szCs w:val="21"/>
          <w:lang w:eastAsia="fr-FR"/>
          <w14:ligatures w14:val="none"/>
        </w:rPr>
        <w:t> </w:t>
      </w:r>
      <w:r w:rsidRPr="00EA78FE">
        <w:rPr>
          <w:rFonts w:ascii="Helvetica Neue" w:eastAsia="Times New Roman" w:hAnsi="Helvetica Neue" w:cs="Times New Roman"/>
          <w:b/>
          <w:bCs/>
          <w:color w:val="333333"/>
          <w:kern w:val="0"/>
          <w:sz w:val="21"/>
          <w:szCs w:val="21"/>
          <w:lang w:eastAsia="fr-FR"/>
          <w14:ligatures w14:val="none"/>
        </w:rPr>
        <w:t xml:space="preserve"> </w:t>
      </w:r>
      <w:r>
        <w:rPr>
          <w:rFonts w:ascii="Helvetica Neue" w:eastAsia="Times New Roman" w:hAnsi="Helvetica Neue" w:cs="Times New Roman"/>
          <w:b/>
          <w:bCs/>
          <w:color w:val="333333"/>
          <w:kern w:val="0"/>
          <w:sz w:val="21"/>
          <w:szCs w:val="21"/>
          <w:lang w:eastAsia="fr-FR"/>
          <w14:ligatures w14:val="none"/>
        </w:rPr>
        <w:t xml:space="preserve">pour joindre </w:t>
      </w:r>
      <w:proofErr w:type="spellStart"/>
      <w:r w:rsidRPr="00EA78FE">
        <w:rPr>
          <w:rFonts w:ascii="Helvetica Neue" w:eastAsia="Times New Roman" w:hAnsi="Helvetica Neue" w:cs="Times New Roman"/>
          <w:b/>
          <w:bCs/>
          <w:color w:val="333333"/>
          <w:kern w:val="0"/>
          <w:sz w:val="21"/>
          <w:szCs w:val="21"/>
          <w:lang w:eastAsia="fr-FR"/>
          <w14:ligatures w14:val="none"/>
        </w:rPr>
        <w:t>code_commune_clean</w:t>
      </w:r>
      <w:proofErr w:type="spellEnd"/>
      <w:r w:rsidRPr="00EC3932">
        <w:rPr>
          <w:rFonts w:ascii="Helvetica Neue" w:eastAsia="Times New Roman" w:hAnsi="Helvetica Neue" w:cs="Times New Roman"/>
          <w:color w:val="333333"/>
          <w:kern w:val="0"/>
          <w:sz w:val="21"/>
          <w:szCs w:val="21"/>
          <w:lang w:eastAsia="fr-FR"/>
          <w14:ligatures w14:val="none"/>
        </w:rPr>
        <w:t xml:space="preserve"> </w:t>
      </w:r>
      <w:r>
        <w:rPr>
          <w:rFonts w:ascii="Helvetica Neue" w:eastAsia="Times New Roman" w:hAnsi="Helvetica Neue" w:cs="Times New Roman"/>
          <w:color w:val="333333"/>
          <w:kern w:val="0"/>
          <w:sz w:val="21"/>
          <w:szCs w:val="21"/>
          <w:lang w:eastAsia="fr-FR"/>
          <w14:ligatures w14:val="none"/>
        </w:rPr>
        <w:t xml:space="preserve">et </w:t>
      </w:r>
      <w:proofErr w:type="spellStart"/>
      <w:r w:rsidRPr="00B97AC0">
        <w:rPr>
          <w:rFonts w:ascii="Helvetica Neue" w:eastAsia="Times New Roman" w:hAnsi="Helvetica Neue" w:cs="Times New Roman"/>
          <w:b/>
          <w:bCs/>
          <w:color w:val="333333"/>
          <w:kern w:val="0"/>
          <w:sz w:val="21"/>
          <w:szCs w:val="21"/>
          <w:lang w:eastAsia="fr-FR"/>
          <w14:ligatures w14:val="none"/>
        </w:rPr>
        <w:t>SagefemmeGyne_clean</w:t>
      </w:r>
      <w:proofErr w:type="spellEnd"/>
      <w:r w:rsidRPr="00EC3932">
        <w:rPr>
          <w:rFonts w:ascii="Helvetica Neue" w:eastAsia="Times New Roman" w:hAnsi="Helvetica Neue" w:cs="Times New Roman"/>
          <w:color w:val="333333"/>
          <w:kern w:val="0"/>
          <w:sz w:val="21"/>
          <w:szCs w:val="21"/>
          <w:lang w:eastAsia="fr-FR"/>
          <w14:ligatures w14:val="none"/>
        </w:rPr>
        <w:t xml:space="preserve"> </w:t>
      </w:r>
      <w:r>
        <w:rPr>
          <w:rFonts w:ascii="Helvetica Neue" w:eastAsia="Times New Roman" w:hAnsi="Helvetica Neue" w:cs="Times New Roman"/>
          <w:color w:val="333333"/>
          <w:kern w:val="0"/>
          <w:sz w:val="21"/>
          <w:szCs w:val="21"/>
          <w:lang w:eastAsia="fr-FR"/>
          <w14:ligatures w14:val="none"/>
        </w:rPr>
        <w:t>grâce à la variable « ville »</w:t>
      </w:r>
    </w:p>
    <w:p w14:paraId="61148B7D" w14:textId="4226F0CA" w:rsidR="007E31BF" w:rsidRPr="006B2B38" w:rsidRDefault="007E31BF" w:rsidP="006B2B38">
      <w:pPr>
        <w:spacing w:after="150"/>
        <w:ind w:left="720"/>
        <w:rPr>
          <w:rFonts w:ascii="Helvetica Neue" w:eastAsia="Times New Roman" w:hAnsi="Helvetica Neue" w:cs="Times New Roman"/>
          <w:i/>
          <w:iCs/>
          <w:color w:val="333333"/>
          <w:kern w:val="0"/>
          <w:sz w:val="21"/>
          <w:szCs w:val="21"/>
          <w:lang w:eastAsia="fr-FR"/>
          <w14:ligatures w14:val="none"/>
        </w:rPr>
      </w:pPr>
      <w:r w:rsidRPr="006B2B38">
        <w:rPr>
          <w:rFonts w:ascii="Helvetica Neue" w:eastAsia="Times New Roman" w:hAnsi="Helvetica Neue" w:cs="Times New Roman"/>
          <w:i/>
          <w:iCs/>
          <w:color w:val="333333"/>
          <w:kern w:val="0"/>
          <w:sz w:val="21"/>
          <w:szCs w:val="21"/>
          <w:lang w:eastAsia="fr-FR"/>
          <w14:ligatures w14:val="none"/>
        </w:rPr>
        <w:t xml:space="preserve">Une vérification est réalisée via les codes postaux pour vérifier que le code postal de la structure d’activité de la table </w:t>
      </w:r>
      <w:proofErr w:type="spellStart"/>
      <w:r w:rsidRPr="006B2B38">
        <w:rPr>
          <w:rFonts w:ascii="Helvetica Neue" w:eastAsia="Times New Roman" w:hAnsi="Helvetica Neue" w:cs="Times New Roman"/>
          <w:i/>
          <w:iCs/>
          <w:color w:val="333333"/>
          <w:kern w:val="0"/>
          <w:sz w:val="21"/>
          <w:szCs w:val="21"/>
          <w:lang w:eastAsia="fr-FR"/>
          <w14:ligatures w14:val="none"/>
        </w:rPr>
        <w:t>sagefemmegyne</w:t>
      </w:r>
      <w:proofErr w:type="spellEnd"/>
      <w:r w:rsidRPr="006B2B38">
        <w:rPr>
          <w:rFonts w:ascii="Helvetica Neue" w:eastAsia="Times New Roman" w:hAnsi="Helvetica Neue" w:cs="Times New Roman"/>
          <w:i/>
          <w:iCs/>
          <w:color w:val="333333"/>
          <w:kern w:val="0"/>
          <w:sz w:val="21"/>
          <w:szCs w:val="21"/>
          <w:lang w:eastAsia="fr-FR"/>
          <w14:ligatures w14:val="none"/>
        </w:rPr>
        <w:t xml:space="preserve"> soit bien compris dans les codes postaux de la ligne jointe par la ville de la table </w:t>
      </w:r>
      <w:proofErr w:type="spellStart"/>
      <w:r w:rsidRPr="006B2B38">
        <w:rPr>
          <w:rFonts w:ascii="Helvetica Neue" w:eastAsia="Times New Roman" w:hAnsi="Helvetica Neue" w:cs="Times New Roman"/>
          <w:i/>
          <w:iCs/>
          <w:color w:val="333333"/>
          <w:kern w:val="0"/>
          <w:sz w:val="21"/>
          <w:szCs w:val="21"/>
          <w:lang w:eastAsia="fr-FR"/>
          <w14:ligatures w14:val="none"/>
        </w:rPr>
        <w:t>code_commune</w:t>
      </w:r>
      <w:proofErr w:type="spellEnd"/>
      <w:r w:rsidRPr="006B2B38">
        <w:rPr>
          <w:rFonts w:ascii="Helvetica Neue" w:eastAsia="Times New Roman" w:hAnsi="Helvetica Neue" w:cs="Times New Roman"/>
          <w:i/>
          <w:iCs/>
          <w:color w:val="333333"/>
          <w:kern w:val="0"/>
          <w:sz w:val="21"/>
          <w:szCs w:val="21"/>
          <w:lang w:eastAsia="fr-FR"/>
          <w14:ligatures w14:val="none"/>
        </w:rPr>
        <w:t>.</w:t>
      </w:r>
    </w:p>
    <w:p w14:paraId="7A2E8BB6" w14:textId="2002308C" w:rsidR="00EC3932" w:rsidRDefault="00EC3932" w:rsidP="00EC3932">
      <w:pPr>
        <w:pStyle w:val="Paragraphedeliste"/>
        <w:numPr>
          <w:ilvl w:val="0"/>
          <w:numId w:val="10"/>
        </w:numPr>
        <w:spacing w:after="150"/>
        <w:rPr>
          <w:rFonts w:ascii="Helvetica Neue" w:eastAsia="Times New Roman" w:hAnsi="Helvetica Neue" w:cs="Times New Roman"/>
          <w:color w:val="333333"/>
          <w:kern w:val="0"/>
          <w:sz w:val="21"/>
          <w:szCs w:val="21"/>
          <w:lang w:eastAsia="fr-FR"/>
          <w14:ligatures w14:val="none"/>
        </w:rPr>
      </w:pPr>
      <w:proofErr w:type="spellStart"/>
      <w:r w:rsidRPr="006B2B38">
        <w:rPr>
          <w:rFonts w:ascii="Helvetica Neue" w:eastAsia="Times New Roman" w:hAnsi="Helvetica Neue" w:cs="Times New Roman"/>
          <w:color w:val="333333"/>
          <w:kern w:val="0"/>
          <w:sz w:val="21"/>
          <w:szCs w:val="21"/>
          <w:lang w:eastAsia="fr-FR"/>
          <w14:ligatures w14:val="none"/>
        </w:rPr>
        <w:t>Etape</w:t>
      </w:r>
      <w:proofErr w:type="spellEnd"/>
      <w:r w:rsidRPr="006B2B38">
        <w:rPr>
          <w:rFonts w:ascii="Helvetica Neue" w:eastAsia="Times New Roman" w:hAnsi="Helvetica Neue" w:cs="Times New Roman"/>
          <w:color w:val="333333"/>
          <w:kern w:val="0"/>
          <w:sz w:val="21"/>
          <w:szCs w:val="21"/>
          <w:lang w:eastAsia="fr-FR"/>
          <w14:ligatures w14:val="none"/>
        </w:rPr>
        <w:t xml:space="preserve"> 2 : </w:t>
      </w:r>
      <w:r w:rsidR="006B15F2">
        <w:rPr>
          <w:rFonts w:ascii="Helvetica Neue" w:eastAsia="Times New Roman" w:hAnsi="Helvetica Neue" w:cs="Times New Roman"/>
          <w:color w:val="333333"/>
          <w:kern w:val="0"/>
          <w:sz w:val="21"/>
          <w:szCs w:val="21"/>
          <w:lang w:eastAsia="fr-FR"/>
          <w14:ligatures w14:val="none"/>
        </w:rPr>
        <w:t>compléter</w:t>
      </w:r>
      <w:r>
        <w:rPr>
          <w:rFonts w:ascii="Helvetica Neue" w:eastAsia="Times New Roman" w:hAnsi="Helvetica Neue" w:cs="Times New Roman"/>
          <w:color w:val="333333"/>
          <w:kern w:val="0"/>
          <w:sz w:val="21"/>
          <w:szCs w:val="21"/>
          <w:lang w:eastAsia="fr-FR"/>
          <w14:ligatures w14:val="none"/>
        </w:rPr>
        <w:t xml:space="preserve"> la </w:t>
      </w:r>
      <w:r w:rsidR="006B15F2">
        <w:rPr>
          <w:rFonts w:ascii="Helvetica Neue" w:eastAsia="Times New Roman" w:hAnsi="Helvetica Neue" w:cs="Times New Roman"/>
          <w:color w:val="333333"/>
          <w:kern w:val="0"/>
          <w:sz w:val="21"/>
          <w:szCs w:val="21"/>
          <w:lang w:eastAsia="fr-FR"/>
          <w14:ligatures w14:val="none"/>
        </w:rPr>
        <w:t>variable</w:t>
      </w:r>
      <w:r>
        <w:rPr>
          <w:rFonts w:ascii="Helvetica Neue" w:eastAsia="Times New Roman" w:hAnsi="Helvetica Neue" w:cs="Times New Roman"/>
          <w:color w:val="333333"/>
          <w:kern w:val="0"/>
          <w:sz w:val="21"/>
          <w:szCs w:val="21"/>
          <w:lang w:eastAsia="fr-FR"/>
          <w14:ligatures w14:val="none"/>
        </w:rPr>
        <w:t xml:space="preserve"> « Réseau » : quand la variable « </w:t>
      </w:r>
      <w:proofErr w:type="spellStart"/>
      <w:r>
        <w:rPr>
          <w:rFonts w:ascii="Helvetica Neue" w:eastAsia="Times New Roman" w:hAnsi="Helvetica Neue" w:cs="Times New Roman"/>
          <w:color w:val="333333"/>
          <w:kern w:val="0"/>
          <w:sz w:val="21"/>
          <w:szCs w:val="21"/>
          <w:lang w:eastAsia="fr-FR"/>
          <w14:ligatures w14:val="none"/>
        </w:rPr>
        <w:t>Reseau</w:t>
      </w:r>
      <w:proofErr w:type="spellEnd"/>
      <w:r>
        <w:rPr>
          <w:rFonts w:ascii="Helvetica Neue" w:eastAsia="Times New Roman" w:hAnsi="Helvetica Neue" w:cs="Times New Roman"/>
          <w:color w:val="333333"/>
          <w:kern w:val="0"/>
          <w:sz w:val="21"/>
          <w:szCs w:val="21"/>
          <w:lang w:eastAsia="fr-FR"/>
          <w14:ligatures w14:val="none"/>
        </w:rPr>
        <w:t xml:space="preserve"> est </w:t>
      </w:r>
      <w:proofErr w:type="gramStart"/>
      <w:r>
        <w:rPr>
          <w:rFonts w:ascii="Helvetica Neue" w:eastAsia="Times New Roman" w:hAnsi="Helvetica Neue" w:cs="Times New Roman"/>
          <w:color w:val="333333"/>
          <w:kern w:val="0"/>
          <w:sz w:val="21"/>
          <w:szCs w:val="21"/>
          <w:lang w:eastAsia="fr-FR"/>
          <w14:ligatures w14:val="none"/>
        </w:rPr>
        <w:t>manquante,  l</w:t>
      </w:r>
      <w:r w:rsidRPr="006B2B38">
        <w:rPr>
          <w:rFonts w:ascii="Helvetica Neue" w:eastAsia="Times New Roman" w:hAnsi="Helvetica Neue" w:cs="Times New Roman"/>
          <w:color w:val="333333"/>
          <w:kern w:val="0"/>
          <w:sz w:val="21"/>
          <w:szCs w:val="21"/>
          <w:lang w:eastAsia="fr-FR"/>
          <w14:ligatures w14:val="none"/>
        </w:rPr>
        <w:t>a</w:t>
      </w:r>
      <w:proofErr w:type="gramEnd"/>
      <w:r w:rsidRPr="006B2B38">
        <w:rPr>
          <w:rFonts w:ascii="Helvetica Neue" w:eastAsia="Times New Roman" w:hAnsi="Helvetica Neue" w:cs="Times New Roman"/>
          <w:color w:val="333333"/>
          <w:kern w:val="0"/>
          <w:sz w:val="21"/>
          <w:szCs w:val="21"/>
          <w:lang w:eastAsia="fr-FR"/>
          <w14:ligatures w14:val="none"/>
        </w:rPr>
        <w:t xml:space="preserve"> </w:t>
      </w:r>
      <w:r w:rsidR="007E31BF" w:rsidRPr="006B2B38">
        <w:rPr>
          <w:rFonts w:ascii="Helvetica Neue" w:eastAsia="Times New Roman" w:hAnsi="Helvetica Neue" w:cs="Times New Roman"/>
          <w:color w:val="333333"/>
          <w:kern w:val="0"/>
          <w:sz w:val="21"/>
          <w:szCs w:val="21"/>
          <w:lang w:eastAsia="fr-FR"/>
          <w14:ligatures w14:val="none"/>
        </w:rPr>
        <w:t>fonction </w:t>
      </w:r>
      <w:proofErr w:type="spellStart"/>
      <w:r w:rsidR="007E31BF" w:rsidRPr="006B2B38">
        <w:rPr>
          <w:rFonts w:ascii="Helvetica Neue" w:eastAsia="Times New Roman" w:hAnsi="Helvetica Neue" w:cs="Times New Roman"/>
          <w:i/>
          <w:iCs/>
          <w:color w:val="333333"/>
          <w:kern w:val="0"/>
          <w:sz w:val="21"/>
          <w:szCs w:val="21"/>
          <w:lang w:eastAsia="fr-FR"/>
          <w14:ligatures w14:val="none"/>
        </w:rPr>
        <w:t>completer_reseau</w:t>
      </w:r>
      <w:proofErr w:type="spellEnd"/>
      <w:r w:rsidR="007E31BF" w:rsidRPr="006B2B38">
        <w:rPr>
          <w:rFonts w:ascii="Helvetica Neue" w:eastAsia="Times New Roman" w:hAnsi="Helvetica Neue" w:cs="Times New Roman"/>
          <w:color w:val="333333"/>
          <w:kern w:val="0"/>
          <w:sz w:val="21"/>
          <w:szCs w:val="21"/>
          <w:lang w:eastAsia="fr-FR"/>
          <w14:ligatures w14:val="none"/>
        </w:rPr>
        <w:t> </w:t>
      </w:r>
      <w:proofErr w:type="spellStart"/>
      <w:r>
        <w:rPr>
          <w:rFonts w:ascii="Helvetica Neue" w:eastAsia="Times New Roman" w:hAnsi="Helvetica Neue" w:cs="Times New Roman"/>
          <w:color w:val="333333"/>
          <w:kern w:val="0"/>
          <w:sz w:val="21"/>
          <w:szCs w:val="21"/>
          <w:lang w:eastAsia="fr-FR"/>
          <w14:ligatures w14:val="none"/>
        </w:rPr>
        <w:t>comlète</w:t>
      </w:r>
      <w:proofErr w:type="spellEnd"/>
      <w:r>
        <w:rPr>
          <w:rFonts w:ascii="Helvetica Neue" w:eastAsia="Times New Roman" w:hAnsi="Helvetica Neue" w:cs="Times New Roman"/>
          <w:color w:val="333333"/>
          <w:kern w:val="0"/>
          <w:sz w:val="21"/>
          <w:szCs w:val="21"/>
          <w:lang w:eastAsia="fr-FR"/>
          <w14:ligatures w14:val="none"/>
        </w:rPr>
        <w:t xml:space="preserve"> </w:t>
      </w:r>
      <w:r w:rsidR="007E31BF" w:rsidRPr="006B2B38">
        <w:rPr>
          <w:rFonts w:ascii="Helvetica Neue" w:eastAsia="Times New Roman" w:hAnsi="Helvetica Neue" w:cs="Times New Roman"/>
          <w:color w:val="333333"/>
          <w:kern w:val="0"/>
          <w:sz w:val="21"/>
          <w:szCs w:val="21"/>
          <w:lang w:eastAsia="fr-FR"/>
          <w14:ligatures w14:val="none"/>
        </w:rPr>
        <w:t xml:space="preserve"> le nom du </w:t>
      </w:r>
      <w:proofErr w:type="spellStart"/>
      <w:r w:rsidR="007E31BF" w:rsidRPr="006B2B38">
        <w:rPr>
          <w:rFonts w:ascii="Helvetica Neue" w:eastAsia="Times New Roman" w:hAnsi="Helvetica Neue" w:cs="Times New Roman"/>
          <w:color w:val="333333"/>
          <w:kern w:val="0"/>
          <w:sz w:val="21"/>
          <w:szCs w:val="21"/>
          <w:lang w:eastAsia="fr-FR"/>
          <w14:ligatures w14:val="none"/>
        </w:rPr>
        <w:t>reseau</w:t>
      </w:r>
      <w:proofErr w:type="spellEnd"/>
      <w:r w:rsidR="007E31BF" w:rsidRPr="006B2B38">
        <w:rPr>
          <w:rFonts w:ascii="Helvetica Neue" w:eastAsia="Times New Roman" w:hAnsi="Helvetica Neue" w:cs="Times New Roman"/>
          <w:color w:val="333333"/>
          <w:kern w:val="0"/>
          <w:sz w:val="21"/>
          <w:szCs w:val="21"/>
          <w:lang w:eastAsia="fr-FR"/>
          <w14:ligatures w14:val="none"/>
        </w:rPr>
        <w:t xml:space="preserve"> périnatal selon la communauté de commune. </w:t>
      </w:r>
    </w:p>
    <w:p w14:paraId="50CC7A05" w14:textId="77777777" w:rsidR="00EC3932" w:rsidRDefault="00EC3932" w:rsidP="00EC3932">
      <w:pPr>
        <w:pStyle w:val="Paragraphedeliste"/>
        <w:spacing w:after="150"/>
        <w:rPr>
          <w:rFonts w:ascii="Helvetica Neue" w:eastAsia="Times New Roman" w:hAnsi="Helvetica Neue" w:cs="Times New Roman"/>
          <w:color w:val="333333"/>
          <w:kern w:val="0"/>
          <w:sz w:val="21"/>
          <w:szCs w:val="21"/>
          <w:lang w:eastAsia="fr-FR"/>
          <w14:ligatures w14:val="none"/>
        </w:rPr>
      </w:pPr>
    </w:p>
    <w:p w14:paraId="6C3827BA" w14:textId="2CA3C2CE" w:rsidR="007E31BF" w:rsidRPr="006B2B38" w:rsidRDefault="00EC3932" w:rsidP="006B2B38">
      <w:pPr>
        <w:pStyle w:val="Paragraphedeliste"/>
        <w:spacing w:after="150"/>
        <w:rPr>
          <w:rFonts w:ascii="Helvetica Neue" w:eastAsia="Times New Roman" w:hAnsi="Helvetica Neue" w:cs="Times New Roman"/>
          <w:i/>
          <w:iCs/>
          <w:color w:val="333333"/>
          <w:kern w:val="0"/>
          <w:sz w:val="21"/>
          <w:szCs w:val="21"/>
          <w:lang w:eastAsia="fr-FR"/>
          <w14:ligatures w14:val="none"/>
        </w:rPr>
      </w:pPr>
      <w:r w:rsidRPr="006B2B38">
        <w:rPr>
          <w:rFonts w:ascii="Helvetica Neue" w:eastAsia="Times New Roman" w:hAnsi="Helvetica Neue" w:cs="Times New Roman"/>
          <w:i/>
          <w:iCs/>
          <w:color w:val="333333"/>
          <w:kern w:val="0"/>
          <w:sz w:val="21"/>
          <w:szCs w:val="21"/>
          <w:lang w:eastAsia="fr-FR"/>
          <w14:ligatures w14:val="none"/>
        </w:rPr>
        <w:t xml:space="preserve">Nb : </w:t>
      </w:r>
      <w:r w:rsidR="007E31BF" w:rsidRPr="006B2B38">
        <w:rPr>
          <w:rFonts w:ascii="Helvetica Neue" w:eastAsia="Times New Roman" w:hAnsi="Helvetica Neue" w:cs="Times New Roman"/>
          <w:i/>
          <w:iCs/>
          <w:color w:val="333333"/>
          <w:kern w:val="0"/>
          <w:sz w:val="21"/>
          <w:szCs w:val="21"/>
          <w:lang w:eastAsia="fr-FR"/>
          <w14:ligatures w14:val="none"/>
        </w:rPr>
        <w:t xml:space="preserve">les cabinets adhèrent à un réseau de manière volontaire et ne sont donc pas tous membres d’un réseau. Nous avons choisi de les rattacher à un réseau pour plus de lisibilité sur </w:t>
      </w:r>
      <w:r>
        <w:rPr>
          <w:rFonts w:ascii="Helvetica Neue" w:eastAsia="Times New Roman" w:hAnsi="Helvetica Neue" w:cs="Times New Roman"/>
          <w:i/>
          <w:iCs/>
          <w:color w:val="333333"/>
          <w:kern w:val="0"/>
          <w:sz w:val="21"/>
          <w:szCs w:val="21"/>
          <w:lang w:eastAsia="fr-FR"/>
          <w14:ligatures w14:val="none"/>
        </w:rPr>
        <w:t>le</w:t>
      </w:r>
      <w:r w:rsidRPr="006B2B38">
        <w:rPr>
          <w:rFonts w:ascii="Helvetica Neue" w:eastAsia="Times New Roman" w:hAnsi="Helvetica Neue" w:cs="Times New Roman"/>
          <w:i/>
          <w:iCs/>
          <w:color w:val="333333"/>
          <w:kern w:val="0"/>
          <w:sz w:val="21"/>
          <w:szCs w:val="21"/>
          <w:lang w:eastAsia="fr-FR"/>
          <w14:ligatures w14:val="none"/>
        </w:rPr>
        <w:t xml:space="preserve"> </w:t>
      </w:r>
      <w:r w:rsidR="007E31BF" w:rsidRPr="006B2B38">
        <w:rPr>
          <w:rFonts w:ascii="Helvetica Neue" w:eastAsia="Times New Roman" w:hAnsi="Helvetica Neue" w:cs="Times New Roman"/>
          <w:i/>
          <w:iCs/>
          <w:color w:val="333333"/>
          <w:kern w:val="0"/>
          <w:sz w:val="21"/>
          <w:szCs w:val="21"/>
          <w:lang w:eastAsia="fr-FR"/>
          <w14:ligatures w14:val="none"/>
        </w:rPr>
        <w:t>document final identifiant les lieux potentiels de recrutement qui est structuré par réseau.</w:t>
      </w:r>
    </w:p>
    <w:p w14:paraId="41590B4C" w14:textId="77777777" w:rsidR="007E31BF" w:rsidRPr="007E31BF" w:rsidRDefault="007E31BF" w:rsidP="007E31BF">
      <w:pPr>
        <w:spacing w:after="150"/>
        <w:rPr>
          <w:rFonts w:ascii="Helvetica Neue" w:eastAsia="Times New Roman" w:hAnsi="Helvetica Neue" w:cs="Times New Roman"/>
          <w:color w:val="333333"/>
          <w:kern w:val="0"/>
          <w:sz w:val="21"/>
          <w:szCs w:val="21"/>
          <w:lang w:eastAsia="fr-FR"/>
          <w14:ligatures w14:val="none"/>
        </w:rPr>
      </w:pPr>
      <w:r w:rsidRPr="007E31BF">
        <w:rPr>
          <w:rFonts w:ascii="Helvetica Neue" w:eastAsia="Times New Roman" w:hAnsi="Helvetica Neue" w:cs="Times New Roman"/>
          <w:b/>
          <w:bCs/>
          <w:color w:val="333333"/>
          <w:kern w:val="0"/>
          <w:sz w:val="21"/>
          <w:szCs w:val="21"/>
          <w:lang w:eastAsia="fr-FR"/>
          <w14:ligatures w14:val="none"/>
        </w:rPr>
        <w:t>L’Isère</w:t>
      </w:r>
      <w:r w:rsidRPr="007E31BF">
        <w:rPr>
          <w:rFonts w:ascii="Helvetica Neue" w:eastAsia="Times New Roman" w:hAnsi="Helvetica Neue" w:cs="Times New Roman"/>
          <w:color w:val="333333"/>
          <w:kern w:val="0"/>
          <w:sz w:val="21"/>
          <w:szCs w:val="21"/>
          <w:lang w:eastAsia="fr-FR"/>
          <w14:ligatures w14:val="none"/>
        </w:rPr>
        <w:t>, département 38, comprend 18 communautés de communes. Le réseau prend la valeur :</w:t>
      </w:r>
    </w:p>
    <w:p w14:paraId="10133EB3" w14:textId="77777777" w:rsidR="007E31BF" w:rsidRPr="007E31BF" w:rsidRDefault="007E31BF" w:rsidP="007E31BF">
      <w:pPr>
        <w:numPr>
          <w:ilvl w:val="0"/>
          <w:numId w:val="4"/>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r w:rsidRPr="007E31BF">
        <w:rPr>
          <w:rFonts w:ascii="Helvetica Neue" w:eastAsia="Times New Roman" w:hAnsi="Helvetica Neue" w:cs="Times New Roman"/>
          <w:color w:val="333333"/>
          <w:kern w:val="0"/>
          <w:sz w:val="21"/>
          <w:szCs w:val="21"/>
          <w:lang w:eastAsia="fr-FR"/>
          <w14:ligatures w14:val="none"/>
        </w:rPr>
        <w:t xml:space="preserve">Aurore pour les com-com suivantes : </w:t>
      </w:r>
      <w:commentRangeStart w:id="17"/>
      <w:proofErr w:type="gramStart"/>
      <w:r w:rsidRPr="007E31BF">
        <w:rPr>
          <w:rFonts w:ascii="Helvetica Neue" w:eastAsia="Times New Roman" w:hAnsi="Helvetica Neue" w:cs="Times New Roman"/>
          <w:color w:val="333333"/>
          <w:kern w:val="0"/>
          <w:sz w:val="21"/>
          <w:szCs w:val="21"/>
          <w:lang w:eastAsia="fr-FR"/>
          <w14:ligatures w14:val="none"/>
        </w:rPr>
        <w:t>ca</w:t>
      </w:r>
      <w:commentRangeEnd w:id="17"/>
      <w:proofErr w:type="gramEnd"/>
      <w:r w:rsidR="00EC3932" w:rsidRPr="007E31BF">
        <w:rPr>
          <w:rStyle w:val="Marquedecommentaire"/>
          <w:rFonts w:ascii="Helvetica Neue" w:eastAsia="Times New Roman" w:hAnsi="Helvetica Neue" w:cs="Times New Roman"/>
          <w:color w:val="333333"/>
          <w:kern w:val="0"/>
          <w:sz w:val="21"/>
          <w:szCs w:val="21"/>
          <w:lang w:eastAsia="fr-FR"/>
          <w14:ligatures w14:val="none"/>
        </w:rPr>
        <w:commentReference w:id="17"/>
      </w:r>
      <w:r w:rsidRPr="007E31BF">
        <w:rPr>
          <w:rFonts w:ascii="Helvetica Neue" w:eastAsia="Times New Roman" w:hAnsi="Helvetica Neue" w:cs="Times New Roman"/>
          <w:color w:val="333333"/>
          <w:kern w:val="0"/>
          <w:sz w:val="21"/>
          <w:szCs w:val="21"/>
          <w:lang w:eastAsia="fr-FR"/>
          <w14:ligatures w14:val="none"/>
        </w:rPr>
        <w:t xml:space="preserve"> vienne </w:t>
      </w:r>
      <w:proofErr w:type="spellStart"/>
      <w:r w:rsidRPr="007E31BF">
        <w:rPr>
          <w:rFonts w:ascii="Helvetica Neue" w:eastAsia="Times New Roman" w:hAnsi="Helvetica Neue" w:cs="Times New Roman"/>
          <w:color w:val="333333"/>
          <w:kern w:val="0"/>
          <w:sz w:val="21"/>
          <w:szCs w:val="21"/>
          <w:lang w:eastAsia="fr-FR"/>
          <w14:ligatures w14:val="none"/>
        </w:rPr>
        <w:t>condrieu</w:t>
      </w:r>
      <w:proofErr w:type="spellEnd"/>
      <w:r w:rsidRPr="007E31BF">
        <w:rPr>
          <w:rFonts w:ascii="Helvetica Neue" w:eastAsia="Times New Roman" w:hAnsi="Helvetica Neue" w:cs="Times New Roman"/>
          <w:color w:val="333333"/>
          <w:kern w:val="0"/>
          <w:sz w:val="21"/>
          <w:szCs w:val="21"/>
          <w:lang w:eastAsia="fr-FR"/>
          <w14:ligatures w14:val="none"/>
        </w:rPr>
        <w:t xml:space="preserve">, </w:t>
      </w:r>
      <w:commentRangeStart w:id="18"/>
      <w:r w:rsidRPr="007E31BF">
        <w:rPr>
          <w:rFonts w:ascii="Helvetica Neue" w:eastAsia="Times New Roman" w:hAnsi="Helvetica Neue" w:cs="Times New Roman"/>
          <w:color w:val="333333"/>
          <w:kern w:val="0"/>
          <w:sz w:val="21"/>
          <w:szCs w:val="21"/>
          <w:lang w:eastAsia="fr-FR"/>
          <w14:ligatures w14:val="none"/>
        </w:rPr>
        <w:t>cc</w:t>
      </w:r>
      <w:commentRangeEnd w:id="18"/>
      <w:r w:rsidR="00EC3932" w:rsidRPr="007E31BF">
        <w:rPr>
          <w:rStyle w:val="Marquedecommentaire"/>
          <w:rFonts w:ascii="Helvetica Neue" w:eastAsia="Times New Roman" w:hAnsi="Helvetica Neue" w:cs="Times New Roman"/>
          <w:color w:val="333333"/>
          <w:kern w:val="0"/>
          <w:sz w:val="21"/>
          <w:szCs w:val="21"/>
          <w:lang w:eastAsia="fr-FR"/>
          <w14:ligatures w14:val="none"/>
        </w:rPr>
        <w:commentReference w:id="18"/>
      </w:r>
      <w:r w:rsidRPr="007E31BF">
        <w:rPr>
          <w:rFonts w:ascii="Helvetica Neue" w:eastAsia="Times New Roman" w:hAnsi="Helvetica Neue" w:cs="Times New Roman"/>
          <w:color w:val="333333"/>
          <w:kern w:val="0"/>
          <w:sz w:val="21"/>
          <w:szCs w:val="21"/>
          <w:lang w:eastAsia="fr-FR"/>
          <w14:ligatures w14:val="none"/>
        </w:rPr>
        <w:t xml:space="preserve"> les balcons du dauphine, </w:t>
      </w:r>
      <w:proofErr w:type="spellStart"/>
      <w:r w:rsidRPr="007E31BF">
        <w:rPr>
          <w:rFonts w:ascii="Helvetica Neue" w:eastAsia="Times New Roman" w:hAnsi="Helvetica Neue" w:cs="Times New Roman"/>
          <w:color w:val="333333"/>
          <w:kern w:val="0"/>
          <w:sz w:val="21"/>
          <w:szCs w:val="21"/>
          <w:lang w:eastAsia="fr-FR"/>
          <w14:ligatures w14:val="none"/>
        </w:rPr>
        <w:t>ca</w:t>
      </w:r>
      <w:proofErr w:type="spellEnd"/>
      <w:r w:rsidRPr="007E31BF">
        <w:rPr>
          <w:rFonts w:ascii="Helvetica Neue" w:eastAsia="Times New Roman" w:hAnsi="Helvetica Neue" w:cs="Times New Roman"/>
          <w:color w:val="333333"/>
          <w:kern w:val="0"/>
          <w:sz w:val="21"/>
          <w:szCs w:val="21"/>
          <w:lang w:eastAsia="fr-FR"/>
          <w14:ligatures w14:val="none"/>
        </w:rPr>
        <w:t xml:space="preserve"> porte de l’</w:t>
      </w:r>
      <w:proofErr w:type="spellStart"/>
      <w:r w:rsidRPr="007E31BF">
        <w:rPr>
          <w:rFonts w:ascii="Helvetica Neue" w:eastAsia="Times New Roman" w:hAnsi="Helvetica Neue" w:cs="Times New Roman"/>
          <w:color w:val="333333"/>
          <w:kern w:val="0"/>
          <w:sz w:val="21"/>
          <w:szCs w:val="21"/>
          <w:lang w:eastAsia="fr-FR"/>
          <w14:ligatures w14:val="none"/>
        </w:rPr>
        <w:t>isere</w:t>
      </w:r>
      <w:proofErr w:type="spellEnd"/>
      <w:r w:rsidRPr="007E31BF">
        <w:rPr>
          <w:rFonts w:ascii="Helvetica Neue" w:eastAsia="Times New Roman" w:hAnsi="Helvetica Neue" w:cs="Times New Roman"/>
          <w:color w:val="333333"/>
          <w:kern w:val="0"/>
          <w:sz w:val="21"/>
          <w:szCs w:val="21"/>
          <w:lang w:eastAsia="fr-FR"/>
          <w14:ligatures w14:val="none"/>
        </w:rPr>
        <w:t xml:space="preserve"> (</w:t>
      </w:r>
      <w:proofErr w:type="spellStart"/>
      <w:r w:rsidRPr="007E31BF">
        <w:rPr>
          <w:rFonts w:ascii="Helvetica Neue" w:eastAsia="Times New Roman" w:hAnsi="Helvetica Neue" w:cs="Times New Roman"/>
          <w:color w:val="333333"/>
          <w:kern w:val="0"/>
          <w:sz w:val="21"/>
          <w:szCs w:val="21"/>
          <w:lang w:eastAsia="fr-FR"/>
          <w14:ligatures w14:val="none"/>
        </w:rPr>
        <w:t>capi</w:t>
      </w:r>
      <w:proofErr w:type="spellEnd"/>
      <w:r w:rsidRPr="007E31BF">
        <w:rPr>
          <w:rFonts w:ascii="Helvetica Neue" w:eastAsia="Times New Roman" w:hAnsi="Helvetica Neue" w:cs="Times New Roman"/>
          <w:color w:val="333333"/>
          <w:kern w:val="0"/>
          <w:sz w:val="21"/>
          <w:szCs w:val="21"/>
          <w:lang w:eastAsia="fr-FR"/>
          <w14:ligatures w14:val="none"/>
        </w:rPr>
        <w:t xml:space="preserve">), cc collines </w:t>
      </w:r>
      <w:proofErr w:type="spellStart"/>
      <w:r w:rsidRPr="007E31BF">
        <w:rPr>
          <w:rFonts w:ascii="Helvetica Neue" w:eastAsia="Times New Roman" w:hAnsi="Helvetica Neue" w:cs="Times New Roman"/>
          <w:color w:val="333333"/>
          <w:kern w:val="0"/>
          <w:sz w:val="21"/>
          <w:szCs w:val="21"/>
          <w:lang w:eastAsia="fr-FR"/>
          <w14:ligatures w14:val="none"/>
        </w:rPr>
        <w:t>isere</w:t>
      </w:r>
      <w:proofErr w:type="spellEnd"/>
      <w:r w:rsidRPr="007E31BF">
        <w:rPr>
          <w:rFonts w:ascii="Helvetica Neue" w:eastAsia="Times New Roman" w:hAnsi="Helvetica Neue" w:cs="Times New Roman"/>
          <w:color w:val="333333"/>
          <w:kern w:val="0"/>
          <w:sz w:val="21"/>
          <w:szCs w:val="21"/>
          <w:lang w:eastAsia="fr-FR"/>
          <w14:ligatures w14:val="none"/>
        </w:rPr>
        <w:t xml:space="preserve"> nord </w:t>
      </w:r>
      <w:proofErr w:type="spellStart"/>
      <w:r w:rsidRPr="007E31BF">
        <w:rPr>
          <w:rFonts w:ascii="Helvetica Neue" w:eastAsia="Times New Roman" w:hAnsi="Helvetica Neue" w:cs="Times New Roman"/>
          <w:color w:val="333333"/>
          <w:kern w:val="0"/>
          <w:sz w:val="21"/>
          <w:szCs w:val="21"/>
          <w:lang w:eastAsia="fr-FR"/>
          <w14:ligatures w14:val="none"/>
        </w:rPr>
        <w:t>communaute</w:t>
      </w:r>
      <w:proofErr w:type="spellEnd"/>
      <w:r w:rsidRPr="007E31BF">
        <w:rPr>
          <w:rFonts w:ascii="Helvetica Neue" w:eastAsia="Times New Roman" w:hAnsi="Helvetica Neue" w:cs="Times New Roman"/>
          <w:color w:val="333333"/>
          <w:kern w:val="0"/>
          <w:sz w:val="21"/>
          <w:szCs w:val="21"/>
          <w:lang w:eastAsia="fr-FR"/>
          <w14:ligatures w14:val="none"/>
        </w:rPr>
        <w:t xml:space="preserve">, cc </w:t>
      </w:r>
      <w:proofErr w:type="spellStart"/>
      <w:r w:rsidRPr="007E31BF">
        <w:rPr>
          <w:rFonts w:ascii="Helvetica Neue" w:eastAsia="Times New Roman" w:hAnsi="Helvetica Neue" w:cs="Times New Roman"/>
          <w:color w:val="333333"/>
          <w:kern w:val="0"/>
          <w:sz w:val="21"/>
          <w:szCs w:val="21"/>
          <w:lang w:eastAsia="fr-FR"/>
          <w14:ligatures w14:val="none"/>
        </w:rPr>
        <w:t>lyon</w:t>
      </w:r>
      <w:proofErr w:type="spellEnd"/>
      <w:r w:rsidRPr="007E31BF">
        <w:rPr>
          <w:rFonts w:ascii="Helvetica Neue" w:eastAsia="Times New Roman" w:hAnsi="Helvetica Neue" w:cs="Times New Roman"/>
          <w:color w:val="333333"/>
          <w:kern w:val="0"/>
          <w:sz w:val="21"/>
          <w:szCs w:val="21"/>
          <w:lang w:eastAsia="fr-FR"/>
          <w14:ligatures w14:val="none"/>
        </w:rPr>
        <w:t xml:space="preserve"> saint </w:t>
      </w:r>
      <w:proofErr w:type="spellStart"/>
      <w:r w:rsidRPr="007E31BF">
        <w:rPr>
          <w:rFonts w:ascii="Helvetica Neue" w:eastAsia="Times New Roman" w:hAnsi="Helvetica Neue" w:cs="Times New Roman"/>
          <w:color w:val="333333"/>
          <w:kern w:val="0"/>
          <w:sz w:val="21"/>
          <w:szCs w:val="21"/>
          <w:lang w:eastAsia="fr-FR"/>
          <w14:ligatures w14:val="none"/>
        </w:rPr>
        <w:t>exupery</w:t>
      </w:r>
      <w:proofErr w:type="spellEnd"/>
      <w:r w:rsidRPr="007E31BF">
        <w:rPr>
          <w:rFonts w:ascii="Helvetica Neue" w:eastAsia="Times New Roman" w:hAnsi="Helvetica Neue" w:cs="Times New Roman"/>
          <w:color w:val="333333"/>
          <w:kern w:val="0"/>
          <w:sz w:val="21"/>
          <w:szCs w:val="21"/>
          <w:lang w:eastAsia="fr-FR"/>
          <w14:ligatures w14:val="none"/>
        </w:rPr>
        <w:t xml:space="preserve"> en dauphine</w:t>
      </w:r>
    </w:p>
    <w:p w14:paraId="4D591592" w14:textId="252C2ACB" w:rsidR="007E31BF" w:rsidRPr="007E31BF" w:rsidRDefault="007E31BF" w:rsidP="007E31BF">
      <w:pPr>
        <w:numPr>
          <w:ilvl w:val="0"/>
          <w:numId w:val="4"/>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r w:rsidRPr="007E31BF">
        <w:rPr>
          <w:rFonts w:ascii="Helvetica Neue" w:eastAsia="Times New Roman" w:hAnsi="Helvetica Neue" w:cs="Times New Roman"/>
          <w:color w:val="333333"/>
          <w:kern w:val="0"/>
          <w:sz w:val="21"/>
          <w:szCs w:val="21"/>
          <w:lang w:eastAsia="fr-FR"/>
          <w14:ligatures w14:val="none"/>
        </w:rPr>
        <w:t xml:space="preserve">RPAI pour les com-com suivantes : </w:t>
      </w:r>
      <w:r w:rsidR="00EC3932" w:rsidRPr="007E31BF">
        <w:rPr>
          <w:rFonts w:ascii="Helvetica Neue" w:eastAsia="Times New Roman" w:hAnsi="Helvetica Neue" w:cs="Times New Roman"/>
          <w:color w:val="333333"/>
          <w:kern w:val="0"/>
          <w:sz w:val="21"/>
          <w:szCs w:val="21"/>
          <w:lang w:eastAsia="fr-FR"/>
          <w14:ligatures w14:val="none"/>
        </w:rPr>
        <w:t>Grenoble</w:t>
      </w:r>
      <w:r w:rsidRPr="007E31BF">
        <w:rPr>
          <w:rFonts w:ascii="Helvetica Neue" w:eastAsia="Times New Roman" w:hAnsi="Helvetica Neue" w:cs="Times New Roman"/>
          <w:color w:val="333333"/>
          <w:kern w:val="0"/>
          <w:sz w:val="21"/>
          <w:szCs w:val="21"/>
          <w:lang w:eastAsia="fr-FR"/>
          <w14:ligatures w14:val="none"/>
        </w:rPr>
        <w:t xml:space="preserve"> </w:t>
      </w:r>
      <w:r w:rsidR="00EC3932">
        <w:rPr>
          <w:rFonts w:ascii="Helvetica Neue" w:eastAsia="Times New Roman" w:hAnsi="Helvetica Neue" w:cs="Times New Roman"/>
          <w:color w:val="333333"/>
          <w:kern w:val="0"/>
          <w:sz w:val="21"/>
          <w:szCs w:val="21"/>
          <w:lang w:eastAsia="fr-FR"/>
          <w14:ligatures w14:val="none"/>
        </w:rPr>
        <w:t>A</w:t>
      </w:r>
      <w:r w:rsidR="00EC3932" w:rsidRPr="007E31BF">
        <w:rPr>
          <w:rFonts w:ascii="Helvetica Neue" w:eastAsia="Times New Roman" w:hAnsi="Helvetica Neue" w:cs="Times New Roman"/>
          <w:color w:val="333333"/>
          <w:kern w:val="0"/>
          <w:sz w:val="21"/>
          <w:szCs w:val="21"/>
          <w:lang w:eastAsia="fr-FR"/>
          <w14:ligatures w14:val="none"/>
        </w:rPr>
        <w:t xml:space="preserve">lpes </w:t>
      </w:r>
      <w:proofErr w:type="spellStart"/>
      <w:r w:rsidRPr="007E31BF">
        <w:rPr>
          <w:rFonts w:ascii="Helvetica Neue" w:eastAsia="Times New Roman" w:hAnsi="Helvetica Neue" w:cs="Times New Roman"/>
          <w:color w:val="333333"/>
          <w:kern w:val="0"/>
          <w:sz w:val="21"/>
          <w:szCs w:val="21"/>
          <w:lang w:eastAsia="fr-FR"/>
          <w14:ligatures w14:val="none"/>
        </w:rPr>
        <w:t>metropole</w:t>
      </w:r>
      <w:proofErr w:type="spellEnd"/>
      <w:r w:rsidRPr="007E31BF">
        <w:rPr>
          <w:rFonts w:ascii="Helvetica Neue" w:eastAsia="Times New Roman" w:hAnsi="Helvetica Neue" w:cs="Times New Roman"/>
          <w:color w:val="333333"/>
          <w:kern w:val="0"/>
          <w:sz w:val="21"/>
          <w:szCs w:val="21"/>
          <w:lang w:eastAsia="fr-FR"/>
          <w14:ligatures w14:val="none"/>
        </w:rPr>
        <w:t xml:space="preserve">, cc le </w:t>
      </w:r>
      <w:proofErr w:type="spellStart"/>
      <w:r w:rsidRPr="007E31BF">
        <w:rPr>
          <w:rFonts w:ascii="Helvetica Neue" w:eastAsia="Times New Roman" w:hAnsi="Helvetica Neue" w:cs="Times New Roman"/>
          <w:color w:val="333333"/>
          <w:kern w:val="0"/>
          <w:sz w:val="21"/>
          <w:szCs w:val="21"/>
          <w:lang w:eastAsia="fr-FR"/>
          <w14:ligatures w14:val="none"/>
        </w:rPr>
        <w:t>gresivaudan</w:t>
      </w:r>
      <w:proofErr w:type="spellEnd"/>
      <w:r w:rsidRPr="007E31BF">
        <w:rPr>
          <w:rFonts w:ascii="Helvetica Neue" w:eastAsia="Times New Roman" w:hAnsi="Helvetica Neue" w:cs="Times New Roman"/>
          <w:color w:val="333333"/>
          <w:kern w:val="0"/>
          <w:sz w:val="21"/>
          <w:szCs w:val="21"/>
          <w:lang w:eastAsia="fr-FR"/>
          <w14:ligatures w14:val="none"/>
        </w:rPr>
        <w:t xml:space="preserve">, </w:t>
      </w:r>
      <w:proofErr w:type="gramStart"/>
      <w:r w:rsidRPr="007E31BF">
        <w:rPr>
          <w:rFonts w:ascii="Helvetica Neue" w:eastAsia="Times New Roman" w:hAnsi="Helvetica Neue" w:cs="Times New Roman"/>
          <w:color w:val="333333"/>
          <w:kern w:val="0"/>
          <w:sz w:val="21"/>
          <w:szCs w:val="21"/>
          <w:lang w:eastAsia="fr-FR"/>
          <w14:ligatures w14:val="none"/>
        </w:rPr>
        <w:t>ca</w:t>
      </w:r>
      <w:proofErr w:type="gramEnd"/>
      <w:r w:rsidRPr="007E31BF">
        <w:rPr>
          <w:rFonts w:ascii="Helvetica Neue" w:eastAsia="Times New Roman" w:hAnsi="Helvetica Neue" w:cs="Times New Roman"/>
          <w:color w:val="333333"/>
          <w:kern w:val="0"/>
          <w:sz w:val="21"/>
          <w:szCs w:val="21"/>
          <w:lang w:eastAsia="fr-FR"/>
          <w14:ligatures w14:val="none"/>
        </w:rPr>
        <w:t xml:space="preserve"> du pays voironnais, cc saint </w:t>
      </w:r>
      <w:proofErr w:type="spellStart"/>
      <w:r w:rsidRPr="007E31BF">
        <w:rPr>
          <w:rFonts w:ascii="Helvetica Neue" w:eastAsia="Times New Roman" w:hAnsi="Helvetica Neue" w:cs="Times New Roman"/>
          <w:color w:val="333333"/>
          <w:kern w:val="0"/>
          <w:sz w:val="21"/>
          <w:szCs w:val="21"/>
          <w:lang w:eastAsia="fr-FR"/>
          <w14:ligatures w14:val="none"/>
        </w:rPr>
        <w:t>marcellin</w:t>
      </w:r>
      <w:proofErr w:type="spellEnd"/>
      <w:r w:rsidRPr="007E31BF">
        <w:rPr>
          <w:rFonts w:ascii="Helvetica Neue" w:eastAsia="Times New Roman" w:hAnsi="Helvetica Neue" w:cs="Times New Roman"/>
          <w:color w:val="333333"/>
          <w:kern w:val="0"/>
          <w:sz w:val="21"/>
          <w:szCs w:val="21"/>
          <w:lang w:eastAsia="fr-FR"/>
          <w14:ligatures w14:val="none"/>
        </w:rPr>
        <w:t xml:space="preserve"> </w:t>
      </w:r>
      <w:proofErr w:type="spellStart"/>
      <w:r w:rsidRPr="007E31BF">
        <w:rPr>
          <w:rFonts w:ascii="Helvetica Neue" w:eastAsia="Times New Roman" w:hAnsi="Helvetica Neue" w:cs="Times New Roman"/>
          <w:color w:val="333333"/>
          <w:kern w:val="0"/>
          <w:sz w:val="21"/>
          <w:szCs w:val="21"/>
          <w:lang w:eastAsia="fr-FR"/>
          <w14:ligatures w14:val="none"/>
        </w:rPr>
        <w:t>vercors</w:t>
      </w:r>
      <w:proofErr w:type="spellEnd"/>
      <w:r w:rsidRPr="007E31BF">
        <w:rPr>
          <w:rFonts w:ascii="Helvetica Neue" w:eastAsia="Times New Roman" w:hAnsi="Helvetica Neue" w:cs="Times New Roman"/>
          <w:color w:val="333333"/>
          <w:kern w:val="0"/>
          <w:sz w:val="21"/>
          <w:szCs w:val="21"/>
          <w:lang w:eastAsia="fr-FR"/>
          <w14:ligatures w14:val="none"/>
        </w:rPr>
        <w:t xml:space="preserve"> </w:t>
      </w:r>
      <w:proofErr w:type="spellStart"/>
      <w:r w:rsidRPr="007E31BF">
        <w:rPr>
          <w:rFonts w:ascii="Helvetica Neue" w:eastAsia="Times New Roman" w:hAnsi="Helvetica Neue" w:cs="Times New Roman"/>
          <w:color w:val="333333"/>
          <w:kern w:val="0"/>
          <w:sz w:val="21"/>
          <w:szCs w:val="21"/>
          <w:lang w:eastAsia="fr-FR"/>
          <w14:ligatures w14:val="none"/>
        </w:rPr>
        <w:t>isere</w:t>
      </w:r>
      <w:proofErr w:type="spellEnd"/>
      <w:r w:rsidRPr="007E31BF">
        <w:rPr>
          <w:rFonts w:ascii="Helvetica Neue" w:eastAsia="Times New Roman" w:hAnsi="Helvetica Neue" w:cs="Times New Roman"/>
          <w:color w:val="333333"/>
          <w:kern w:val="0"/>
          <w:sz w:val="21"/>
          <w:szCs w:val="21"/>
          <w:lang w:eastAsia="fr-FR"/>
          <w14:ligatures w14:val="none"/>
        </w:rPr>
        <w:t xml:space="preserve"> </w:t>
      </w:r>
      <w:proofErr w:type="spellStart"/>
      <w:r w:rsidRPr="007E31BF">
        <w:rPr>
          <w:rFonts w:ascii="Helvetica Neue" w:eastAsia="Times New Roman" w:hAnsi="Helvetica Neue" w:cs="Times New Roman"/>
          <w:color w:val="333333"/>
          <w:kern w:val="0"/>
          <w:sz w:val="21"/>
          <w:szCs w:val="21"/>
          <w:lang w:eastAsia="fr-FR"/>
          <w14:ligatures w14:val="none"/>
        </w:rPr>
        <w:t>communaute</w:t>
      </w:r>
      <w:proofErr w:type="spellEnd"/>
      <w:r w:rsidRPr="007E31BF">
        <w:rPr>
          <w:rFonts w:ascii="Helvetica Neue" w:eastAsia="Times New Roman" w:hAnsi="Helvetica Neue" w:cs="Times New Roman"/>
          <w:color w:val="333333"/>
          <w:kern w:val="0"/>
          <w:sz w:val="21"/>
          <w:szCs w:val="21"/>
          <w:lang w:eastAsia="fr-FR"/>
          <w14:ligatures w14:val="none"/>
        </w:rPr>
        <w:t xml:space="preserve">, </w:t>
      </w:r>
      <w:proofErr w:type="spellStart"/>
      <w:r w:rsidRPr="007E31BF">
        <w:rPr>
          <w:rFonts w:ascii="Helvetica Neue" w:eastAsia="Times New Roman" w:hAnsi="Helvetica Neue" w:cs="Times New Roman"/>
          <w:color w:val="333333"/>
          <w:kern w:val="0"/>
          <w:sz w:val="21"/>
          <w:szCs w:val="21"/>
          <w:lang w:eastAsia="fr-FR"/>
          <w14:ligatures w14:val="none"/>
        </w:rPr>
        <w:t>bievre</w:t>
      </w:r>
      <w:proofErr w:type="spellEnd"/>
      <w:r w:rsidRPr="007E31BF">
        <w:rPr>
          <w:rFonts w:ascii="Helvetica Neue" w:eastAsia="Times New Roman" w:hAnsi="Helvetica Neue" w:cs="Times New Roman"/>
          <w:color w:val="333333"/>
          <w:kern w:val="0"/>
          <w:sz w:val="21"/>
          <w:szCs w:val="21"/>
          <w:lang w:eastAsia="fr-FR"/>
          <w14:ligatures w14:val="none"/>
        </w:rPr>
        <w:t xml:space="preserve"> </w:t>
      </w:r>
      <w:proofErr w:type="spellStart"/>
      <w:r w:rsidRPr="007E31BF">
        <w:rPr>
          <w:rFonts w:ascii="Helvetica Neue" w:eastAsia="Times New Roman" w:hAnsi="Helvetica Neue" w:cs="Times New Roman"/>
          <w:color w:val="333333"/>
          <w:kern w:val="0"/>
          <w:sz w:val="21"/>
          <w:szCs w:val="21"/>
          <w:lang w:eastAsia="fr-FR"/>
          <w14:ligatures w14:val="none"/>
        </w:rPr>
        <w:t>isere</w:t>
      </w:r>
      <w:proofErr w:type="spellEnd"/>
      <w:r w:rsidRPr="007E31BF">
        <w:rPr>
          <w:rFonts w:ascii="Helvetica Neue" w:eastAsia="Times New Roman" w:hAnsi="Helvetica Neue" w:cs="Times New Roman"/>
          <w:color w:val="333333"/>
          <w:kern w:val="0"/>
          <w:sz w:val="21"/>
          <w:szCs w:val="21"/>
          <w:lang w:eastAsia="fr-FR"/>
          <w14:ligatures w14:val="none"/>
        </w:rPr>
        <w:t xml:space="preserve">, cc du massif du </w:t>
      </w:r>
      <w:proofErr w:type="spellStart"/>
      <w:r w:rsidRPr="007E31BF">
        <w:rPr>
          <w:rFonts w:ascii="Helvetica Neue" w:eastAsia="Times New Roman" w:hAnsi="Helvetica Neue" w:cs="Times New Roman"/>
          <w:color w:val="333333"/>
          <w:kern w:val="0"/>
          <w:sz w:val="21"/>
          <w:szCs w:val="21"/>
          <w:lang w:eastAsia="fr-FR"/>
          <w14:ligatures w14:val="none"/>
        </w:rPr>
        <w:t>vercors</w:t>
      </w:r>
      <w:proofErr w:type="spellEnd"/>
      <w:r w:rsidRPr="007E31BF">
        <w:rPr>
          <w:rFonts w:ascii="Helvetica Neue" w:eastAsia="Times New Roman" w:hAnsi="Helvetica Neue" w:cs="Times New Roman"/>
          <w:color w:val="333333"/>
          <w:kern w:val="0"/>
          <w:sz w:val="21"/>
          <w:szCs w:val="21"/>
          <w:lang w:eastAsia="fr-FR"/>
          <w14:ligatures w14:val="none"/>
        </w:rPr>
        <w:t xml:space="preserve">, cc du </w:t>
      </w:r>
      <w:proofErr w:type="spellStart"/>
      <w:r w:rsidRPr="007E31BF">
        <w:rPr>
          <w:rFonts w:ascii="Helvetica Neue" w:eastAsia="Times New Roman" w:hAnsi="Helvetica Neue" w:cs="Times New Roman"/>
          <w:color w:val="333333"/>
          <w:kern w:val="0"/>
          <w:sz w:val="21"/>
          <w:szCs w:val="21"/>
          <w:lang w:eastAsia="fr-FR"/>
          <w14:ligatures w14:val="none"/>
        </w:rPr>
        <w:t>trieves</w:t>
      </w:r>
      <w:proofErr w:type="spellEnd"/>
      <w:r w:rsidRPr="007E31BF">
        <w:rPr>
          <w:rFonts w:ascii="Helvetica Neue" w:eastAsia="Times New Roman" w:hAnsi="Helvetica Neue" w:cs="Times New Roman"/>
          <w:color w:val="333333"/>
          <w:kern w:val="0"/>
          <w:sz w:val="21"/>
          <w:szCs w:val="21"/>
          <w:lang w:eastAsia="fr-FR"/>
          <w14:ligatures w14:val="none"/>
        </w:rPr>
        <w:t xml:space="preserve">, cc les vals du dauphine, cc entre </w:t>
      </w:r>
      <w:proofErr w:type="spellStart"/>
      <w:r w:rsidRPr="007E31BF">
        <w:rPr>
          <w:rFonts w:ascii="Helvetica Neue" w:eastAsia="Times New Roman" w:hAnsi="Helvetica Neue" w:cs="Times New Roman"/>
          <w:color w:val="333333"/>
          <w:kern w:val="0"/>
          <w:sz w:val="21"/>
          <w:szCs w:val="21"/>
          <w:lang w:eastAsia="fr-FR"/>
          <w14:ligatures w14:val="none"/>
        </w:rPr>
        <w:t>bievre</w:t>
      </w:r>
      <w:proofErr w:type="spellEnd"/>
      <w:r w:rsidRPr="007E31BF">
        <w:rPr>
          <w:rFonts w:ascii="Helvetica Neue" w:eastAsia="Times New Roman" w:hAnsi="Helvetica Neue" w:cs="Times New Roman"/>
          <w:color w:val="333333"/>
          <w:kern w:val="0"/>
          <w:sz w:val="21"/>
          <w:szCs w:val="21"/>
          <w:lang w:eastAsia="fr-FR"/>
          <w14:ligatures w14:val="none"/>
        </w:rPr>
        <w:t xml:space="preserve"> et </w:t>
      </w:r>
      <w:proofErr w:type="spellStart"/>
      <w:r w:rsidRPr="007E31BF">
        <w:rPr>
          <w:rFonts w:ascii="Helvetica Neue" w:eastAsia="Times New Roman" w:hAnsi="Helvetica Neue" w:cs="Times New Roman"/>
          <w:color w:val="333333"/>
          <w:kern w:val="0"/>
          <w:sz w:val="21"/>
          <w:szCs w:val="21"/>
          <w:lang w:eastAsia="fr-FR"/>
          <w14:ligatures w14:val="none"/>
        </w:rPr>
        <w:t>rhône</w:t>
      </w:r>
      <w:proofErr w:type="spellEnd"/>
      <w:r w:rsidRPr="007E31BF">
        <w:rPr>
          <w:rFonts w:ascii="Helvetica Neue" w:eastAsia="Times New Roman" w:hAnsi="Helvetica Neue" w:cs="Times New Roman"/>
          <w:color w:val="333333"/>
          <w:kern w:val="0"/>
          <w:sz w:val="21"/>
          <w:szCs w:val="21"/>
          <w:lang w:eastAsia="fr-FR"/>
          <w14:ligatures w14:val="none"/>
        </w:rPr>
        <w:t xml:space="preserve">, cc cœur de chartreuse, cc de la </w:t>
      </w:r>
      <w:proofErr w:type="spellStart"/>
      <w:r w:rsidRPr="007E31BF">
        <w:rPr>
          <w:rFonts w:ascii="Helvetica Neue" w:eastAsia="Times New Roman" w:hAnsi="Helvetica Neue" w:cs="Times New Roman"/>
          <w:color w:val="333333"/>
          <w:kern w:val="0"/>
          <w:sz w:val="21"/>
          <w:szCs w:val="21"/>
          <w:lang w:eastAsia="fr-FR"/>
          <w14:ligatures w14:val="none"/>
        </w:rPr>
        <w:t>matheysine</w:t>
      </w:r>
      <w:proofErr w:type="spellEnd"/>
      <w:r w:rsidRPr="007E31BF">
        <w:rPr>
          <w:rFonts w:ascii="Helvetica Neue" w:eastAsia="Times New Roman" w:hAnsi="Helvetica Neue" w:cs="Times New Roman"/>
          <w:color w:val="333333"/>
          <w:kern w:val="0"/>
          <w:sz w:val="21"/>
          <w:szCs w:val="21"/>
          <w:lang w:eastAsia="fr-FR"/>
          <w14:ligatures w14:val="none"/>
        </w:rPr>
        <w:t xml:space="preserve">, cc de </w:t>
      </w:r>
      <w:proofErr w:type="spellStart"/>
      <w:r w:rsidRPr="007E31BF">
        <w:rPr>
          <w:rFonts w:ascii="Helvetica Neue" w:eastAsia="Times New Roman" w:hAnsi="Helvetica Neue" w:cs="Times New Roman"/>
          <w:color w:val="333333"/>
          <w:kern w:val="0"/>
          <w:sz w:val="21"/>
          <w:szCs w:val="21"/>
          <w:lang w:eastAsia="fr-FR"/>
          <w14:ligatures w14:val="none"/>
        </w:rPr>
        <w:t>l’oisans</w:t>
      </w:r>
      <w:proofErr w:type="spellEnd"/>
      <w:r w:rsidRPr="007E31BF">
        <w:rPr>
          <w:rFonts w:ascii="Helvetica Neue" w:eastAsia="Times New Roman" w:hAnsi="Helvetica Neue" w:cs="Times New Roman"/>
          <w:color w:val="333333"/>
          <w:kern w:val="0"/>
          <w:sz w:val="21"/>
          <w:szCs w:val="21"/>
          <w:lang w:eastAsia="fr-FR"/>
          <w14:ligatures w14:val="none"/>
        </w:rPr>
        <w:t xml:space="preserve">, cc de </w:t>
      </w:r>
      <w:proofErr w:type="spellStart"/>
      <w:r w:rsidRPr="007E31BF">
        <w:rPr>
          <w:rFonts w:ascii="Helvetica Neue" w:eastAsia="Times New Roman" w:hAnsi="Helvetica Neue" w:cs="Times New Roman"/>
          <w:color w:val="333333"/>
          <w:kern w:val="0"/>
          <w:sz w:val="21"/>
          <w:szCs w:val="21"/>
          <w:lang w:eastAsia="fr-FR"/>
          <w14:ligatures w14:val="none"/>
        </w:rPr>
        <w:t>bievre</w:t>
      </w:r>
      <w:proofErr w:type="spellEnd"/>
      <w:r w:rsidRPr="007E31BF">
        <w:rPr>
          <w:rFonts w:ascii="Helvetica Neue" w:eastAsia="Times New Roman" w:hAnsi="Helvetica Neue" w:cs="Times New Roman"/>
          <w:color w:val="333333"/>
          <w:kern w:val="0"/>
          <w:sz w:val="21"/>
          <w:szCs w:val="21"/>
          <w:lang w:eastAsia="fr-FR"/>
          <w14:ligatures w14:val="none"/>
        </w:rPr>
        <w:t xml:space="preserve"> est.</w:t>
      </w:r>
    </w:p>
    <w:p w14:paraId="6D9D52E2" w14:textId="70D7A235" w:rsidR="007E31BF" w:rsidRPr="007E31BF" w:rsidRDefault="007E31BF" w:rsidP="007E31BF">
      <w:pPr>
        <w:spacing w:after="150"/>
        <w:rPr>
          <w:rFonts w:ascii="Helvetica Neue" w:eastAsia="Times New Roman" w:hAnsi="Helvetica Neue" w:cs="Times New Roman"/>
          <w:color w:val="333333"/>
          <w:kern w:val="0"/>
          <w:sz w:val="21"/>
          <w:szCs w:val="21"/>
          <w:lang w:eastAsia="fr-FR"/>
          <w14:ligatures w14:val="none"/>
        </w:rPr>
      </w:pPr>
      <w:r w:rsidRPr="007E31BF">
        <w:rPr>
          <w:rFonts w:ascii="Helvetica Neue" w:eastAsia="Times New Roman" w:hAnsi="Helvetica Neue" w:cs="Times New Roman"/>
          <w:color w:val="333333"/>
          <w:kern w:val="0"/>
          <w:sz w:val="21"/>
          <w:szCs w:val="21"/>
          <w:lang w:eastAsia="fr-FR"/>
          <w14:ligatures w14:val="none"/>
        </w:rPr>
        <w:t>Pour </w:t>
      </w:r>
      <w:r w:rsidRPr="007E31BF">
        <w:rPr>
          <w:rFonts w:ascii="Helvetica Neue" w:eastAsia="Times New Roman" w:hAnsi="Helvetica Neue" w:cs="Times New Roman"/>
          <w:b/>
          <w:bCs/>
          <w:color w:val="333333"/>
          <w:kern w:val="0"/>
          <w:sz w:val="21"/>
          <w:szCs w:val="21"/>
          <w:lang w:eastAsia="fr-FR"/>
          <w14:ligatures w14:val="none"/>
        </w:rPr>
        <w:t>le Rhône</w:t>
      </w:r>
      <w:r w:rsidRPr="007E31BF">
        <w:rPr>
          <w:rFonts w:ascii="Helvetica Neue" w:eastAsia="Times New Roman" w:hAnsi="Helvetica Neue" w:cs="Times New Roman"/>
          <w:color w:val="333333"/>
          <w:kern w:val="0"/>
          <w:sz w:val="21"/>
          <w:szCs w:val="21"/>
          <w:lang w:eastAsia="fr-FR"/>
          <w14:ligatures w14:val="none"/>
        </w:rPr>
        <w:t> et </w:t>
      </w:r>
      <w:r w:rsidRPr="007E31BF">
        <w:rPr>
          <w:rFonts w:ascii="Helvetica Neue" w:eastAsia="Times New Roman" w:hAnsi="Helvetica Neue" w:cs="Times New Roman"/>
          <w:b/>
          <w:bCs/>
          <w:color w:val="333333"/>
          <w:kern w:val="0"/>
          <w:sz w:val="21"/>
          <w:szCs w:val="21"/>
          <w:lang w:eastAsia="fr-FR"/>
          <w14:ligatures w14:val="none"/>
        </w:rPr>
        <w:t>le Puy de Dôme</w:t>
      </w:r>
      <w:r w:rsidRPr="007E31BF">
        <w:rPr>
          <w:rFonts w:ascii="Helvetica Neue" w:eastAsia="Times New Roman" w:hAnsi="Helvetica Neue" w:cs="Times New Roman"/>
          <w:color w:val="333333"/>
          <w:kern w:val="0"/>
          <w:sz w:val="21"/>
          <w:szCs w:val="21"/>
          <w:lang w:eastAsia="fr-FR"/>
          <w14:ligatures w14:val="none"/>
        </w:rPr>
        <w:t xml:space="preserve">, l’ensemble des lieux de chaque </w:t>
      </w:r>
      <w:r w:rsidR="00EC3932" w:rsidRPr="007E31BF">
        <w:rPr>
          <w:rFonts w:ascii="Helvetica Neue" w:eastAsia="Times New Roman" w:hAnsi="Helvetica Neue" w:cs="Times New Roman"/>
          <w:color w:val="333333"/>
          <w:kern w:val="0"/>
          <w:sz w:val="21"/>
          <w:szCs w:val="21"/>
          <w:lang w:eastAsia="fr-FR"/>
          <w14:ligatures w14:val="none"/>
        </w:rPr>
        <w:t>département</w:t>
      </w:r>
      <w:r w:rsidRPr="007E31BF">
        <w:rPr>
          <w:rFonts w:ascii="Helvetica Neue" w:eastAsia="Times New Roman" w:hAnsi="Helvetica Neue" w:cs="Times New Roman"/>
          <w:color w:val="333333"/>
          <w:kern w:val="0"/>
          <w:sz w:val="21"/>
          <w:szCs w:val="21"/>
          <w:lang w:eastAsia="fr-FR"/>
          <w14:ligatures w14:val="none"/>
        </w:rPr>
        <w:t xml:space="preserve"> est relié à un même réseau périnatal : Aurore pour le Rhône et RSPA (</w:t>
      </w:r>
      <w:r w:rsidR="00EC3932">
        <w:rPr>
          <w:rFonts w:ascii="Helvetica Neue" w:eastAsia="Times New Roman" w:hAnsi="Helvetica Neue" w:cs="Times New Roman"/>
          <w:color w:val="333333"/>
          <w:kern w:val="0"/>
          <w:sz w:val="21"/>
          <w:szCs w:val="21"/>
          <w:lang w:eastAsia="fr-FR"/>
          <w14:ligatures w14:val="none"/>
        </w:rPr>
        <w:t>R</w:t>
      </w:r>
      <w:r w:rsidR="00EC3932" w:rsidRPr="007E31BF">
        <w:rPr>
          <w:rFonts w:ascii="Helvetica Neue" w:eastAsia="Times New Roman" w:hAnsi="Helvetica Neue" w:cs="Times New Roman"/>
          <w:color w:val="333333"/>
          <w:kern w:val="0"/>
          <w:sz w:val="21"/>
          <w:szCs w:val="21"/>
          <w:lang w:eastAsia="fr-FR"/>
          <w14:ligatures w14:val="none"/>
        </w:rPr>
        <w:t xml:space="preserve">éseau </w:t>
      </w:r>
      <w:r w:rsidRPr="007E31BF">
        <w:rPr>
          <w:rFonts w:ascii="Helvetica Neue" w:eastAsia="Times New Roman" w:hAnsi="Helvetica Neue" w:cs="Times New Roman"/>
          <w:color w:val="333333"/>
          <w:kern w:val="0"/>
          <w:sz w:val="21"/>
          <w:szCs w:val="21"/>
          <w:lang w:eastAsia="fr-FR"/>
          <w14:ligatures w14:val="none"/>
        </w:rPr>
        <w:t xml:space="preserve">de </w:t>
      </w:r>
      <w:r w:rsidR="00EC3932">
        <w:rPr>
          <w:rFonts w:ascii="Helvetica Neue" w:eastAsia="Times New Roman" w:hAnsi="Helvetica Neue" w:cs="Times New Roman"/>
          <w:color w:val="333333"/>
          <w:kern w:val="0"/>
          <w:sz w:val="21"/>
          <w:szCs w:val="21"/>
          <w:lang w:eastAsia="fr-FR"/>
          <w14:ligatures w14:val="none"/>
        </w:rPr>
        <w:t>S</w:t>
      </w:r>
      <w:r w:rsidR="00EC3932" w:rsidRPr="007E31BF">
        <w:rPr>
          <w:rFonts w:ascii="Helvetica Neue" w:eastAsia="Times New Roman" w:hAnsi="Helvetica Neue" w:cs="Times New Roman"/>
          <w:color w:val="333333"/>
          <w:kern w:val="0"/>
          <w:sz w:val="21"/>
          <w:szCs w:val="21"/>
          <w:lang w:eastAsia="fr-FR"/>
          <w14:ligatures w14:val="none"/>
        </w:rPr>
        <w:t xml:space="preserve">anté </w:t>
      </w:r>
      <w:r w:rsidR="00EC3932">
        <w:rPr>
          <w:rFonts w:ascii="Helvetica Neue" w:eastAsia="Times New Roman" w:hAnsi="Helvetica Neue" w:cs="Times New Roman"/>
          <w:color w:val="333333"/>
          <w:kern w:val="0"/>
          <w:sz w:val="21"/>
          <w:szCs w:val="21"/>
          <w:lang w:eastAsia="fr-FR"/>
          <w14:ligatures w14:val="none"/>
        </w:rPr>
        <w:t>P</w:t>
      </w:r>
      <w:r w:rsidR="00EC3932" w:rsidRPr="007E31BF">
        <w:rPr>
          <w:rFonts w:ascii="Helvetica Neue" w:eastAsia="Times New Roman" w:hAnsi="Helvetica Neue" w:cs="Times New Roman"/>
          <w:color w:val="333333"/>
          <w:kern w:val="0"/>
          <w:sz w:val="21"/>
          <w:szCs w:val="21"/>
          <w:lang w:eastAsia="fr-FR"/>
          <w14:ligatures w14:val="none"/>
        </w:rPr>
        <w:t xml:space="preserve">érinatal </w:t>
      </w:r>
      <w:r w:rsidRPr="007E31BF">
        <w:rPr>
          <w:rFonts w:ascii="Helvetica Neue" w:eastAsia="Times New Roman" w:hAnsi="Helvetica Neue" w:cs="Times New Roman"/>
          <w:color w:val="333333"/>
          <w:kern w:val="0"/>
          <w:sz w:val="21"/>
          <w:szCs w:val="21"/>
          <w:lang w:eastAsia="fr-FR"/>
          <w14:ligatures w14:val="none"/>
        </w:rPr>
        <w:t>d’Auvergne) pour le Puy de Dôme. Le mapping se fait directement par le code postal.</w:t>
      </w:r>
    </w:p>
    <w:p w14:paraId="4781A7EE" w14:textId="77777777" w:rsidR="007E31BF" w:rsidRPr="007E31BF" w:rsidRDefault="007E31BF" w:rsidP="007E31BF">
      <w:pPr>
        <w:spacing w:before="300" w:after="150"/>
        <w:outlineLvl w:val="2"/>
        <w:rPr>
          <w:rFonts w:ascii="inherit" w:eastAsia="Times New Roman" w:hAnsi="inherit" w:cs="Times New Roman"/>
          <w:color w:val="333333"/>
          <w:kern w:val="0"/>
          <w:sz w:val="36"/>
          <w:szCs w:val="36"/>
          <w:lang w:eastAsia="fr-FR"/>
          <w14:ligatures w14:val="none"/>
        </w:rPr>
      </w:pPr>
      <w:r w:rsidRPr="007E31BF">
        <w:rPr>
          <w:rFonts w:ascii="inherit" w:eastAsia="Times New Roman" w:hAnsi="inherit" w:cs="Times New Roman"/>
          <w:color w:val="333333"/>
          <w:kern w:val="0"/>
          <w:sz w:val="36"/>
          <w:szCs w:val="36"/>
          <w:lang w:eastAsia="fr-FR"/>
          <w14:ligatures w14:val="none"/>
        </w:rPr>
        <w:t>Lieux avec 4 professionnels ou plus</w:t>
      </w:r>
    </w:p>
    <w:p w14:paraId="76E5105E" w14:textId="56631C9E" w:rsidR="005267DD" w:rsidRDefault="005267DD" w:rsidP="00ED75C2">
      <w:pPr>
        <w:pStyle w:val="Paragraphedeliste"/>
        <w:numPr>
          <w:ilvl w:val="0"/>
          <w:numId w:val="10"/>
        </w:numPr>
        <w:spacing w:after="150"/>
        <w:rPr>
          <w:rFonts w:ascii="Helvetica Neue" w:eastAsia="Times New Roman" w:hAnsi="Helvetica Neue" w:cs="Times New Roman"/>
          <w:color w:val="333333"/>
          <w:kern w:val="0"/>
          <w:sz w:val="21"/>
          <w:szCs w:val="21"/>
          <w:lang w:eastAsia="fr-FR"/>
          <w14:ligatures w14:val="none"/>
        </w:rPr>
      </w:pPr>
      <w:proofErr w:type="spellStart"/>
      <w:r>
        <w:rPr>
          <w:rFonts w:ascii="Helvetica Neue" w:eastAsia="Times New Roman" w:hAnsi="Helvetica Neue" w:cs="Times New Roman"/>
          <w:color w:val="333333"/>
          <w:kern w:val="0"/>
          <w:sz w:val="21"/>
          <w:szCs w:val="21"/>
          <w:lang w:eastAsia="fr-FR"/>
          <w14:ligatures w14:val="none"/>
        </w:rPr>
        <w:t>Etape</w:t>
      </w:r>
      <w:proofErr w:type="spellEnd"/>
      <w:r>
        <w:rPr>
          <w:rFonts w:ascii="Helvetica Neue" w:eastAsia="Times New Roman" w:hAnsi="Helvetica Neue" w:cs="Times New Roman"/>
          <w:color w:val="333333"/>
          <w:kern w:val="0"/>
          <w:sz w:val="21"/>
          <w:szCs w:val="21"/>
          <w:lang w:eastAsia="fr-FR"/>
          <w14:ligatures w14:val="none"/>
        </w:rPr>
        <w:t xml:space="preserve"> 1 : identification du nombre de professionnels par lieu : </w:t>
      </w:r>
      <w:r w:rsidRPr="007E31BF">
        <w:rPr>
          <w:rFonts w:ascii="Helvetica Neue" w:eastAsia="Times New Roman" w:hAnsi="Helvetica Neue" w:cs="Times New Roman"/>
          <w:color w:val="333333"/>
          <w:kern w:val="0"/>
          <w:sz w:val="21"/>
          <w:szCs w:val="21"/>
          <w:lang w:eastAsia="fr-FR"/>
          <w14:ligatures w14:val="none"/>
        </w:rPr>
        <w:t>La fonction </w:t>
      </w:r>
      <w:proofErr w:type="spellStart"/>
      <w:r w:rsidRPr="007E31BF">
        <w:rPr>
          <w:rFonts w:ascii="Helvetica Neue" w:eastAsia="Times New Roman" w:hAnsi="Helvetica Neue" w:cs="Times New Roman"/>
          <w:i/>
          <w:iCs/>
          <w:color w:val="333333"/>
          <w:kern w:val="0"/>
          <w:sz w:val="21"/>
          <w:szCs w:val="21"/>
          <w:lang w:eastAsia="fr-FR"/>
          <w14:ligatures w14:val="none"/>
        </w:rPr>
        <w:t>grouper_</w:t>
      </w:r>
      <w:proofErr w:type="gramStart"/>
      <w:r w:rsidRPr="007E31BF">
        <w:rPr>
          <w:rFonts w:ascii="Helvetica Neue" w:eastAsia="Times New Roman" w:hAnsi="Helvetica Neue" w:cs="Times New Roman"/>
          <w:i/>
          <w:iCs/>
          <w:color w:val="333333"/>
          <w:kern w:val="0"/>
          <w:sz w:val="21"/>
          <w:szCs w:val="21"/>
          <w:lang w:eastAsia="fr-FR"/>
          <w14:ligatures w14:val="none"/>
        </w:rPr>
        <w:t>prof</w:t>
      </w:r>
      <w:proofErr w:type="spellEnd"/>
      <w:r w:rsidRPr="007E31BF">
        <w:rPr>
          <w:rFonts w:ascii="Helvetica Neue" w:eastAsia="Times New Roman" w:hAnsi="Helvetica Neue" w:cs="Times New Roman"/>
          <w:color w:val="333333"/>
          <w:kern w:val="0"/>
          <w:sz w:val="21"/>
          <w:szCs w:val="21"/>
          <w:lang w:eastAsia="fr-FR"/>
          <w14:ligatures w14:val="none"/>
        </w:rPr>
        <w:t> </w:t>
      </w:r>
      <w:r>
        <w:rPr>
          <w:rFonts w:ascii="Helvetica Neue" w:eastAsia="Times New Roman" w:hAnsi="Helvetica Neue" w:cs="Times New Roman"/>
          <w:color w:val="333333"/>
          <w:kern w:val="0"/>
          <w:sz w:val="21"/>
          <w:szCs w:val="21"/>
          <w:lang w:eastAsia="fr-FR"/>
          <w14:ligatures w14:val="none"/>
        </w:rPr>
        <w:t xml:space="preserve"> permets</w:t>
      </w:r>
      <w:proofErr w:type="gramEnd"/>
      <w:r>
        <w:rPr>
          <w:rFonts w:ascii="Helvetica Neue" w:eastAsia="Times New Roman" w:hAnsi="Helvetica Neue" w:cs="Times New Roman"/>
          <w:color w:val="333333"/>
          <w:kern w:val="0"/>
          <w:sz w:val="21"/>
          <w:szCs w:val="21"/>
          <w:lang w:eastAsia="fr-FR"/>
          <w14:ligatures w14:val="none"/>
        </w:rPr>
        <w:t xml:space="preserve"> de générer une table regroupant le nombre de professionnels par adresse (variable : </w:t>
      </w:r>
      <w:proofErr w:type="spellStart"/>
      <w:r w:rsidRPr="007E31BF">
        <w:rPr>
          <w:rFonts w:ascii="Helvetica Neue" w:eastAsia="Times New Roman" w:hAnsi="Helvetica Neue" w:cs="Times New Roman"/>
          <w:color w:val="333333"/>
          <w:kern w:val="0"/>
          <w:sz w:val="21"/>
          <w:szCs w:val="21"/>
          <w:lang w:eastAsia="fr-FR"/>
          <w14:ligatures w14:val="none"/>
        </w:rPr>
        <w:t>structure_clean</w:t>
      </w:r>
      <w:proofErr w:type="spellEnd"/>
      <w:r>
        <w:rPr>
          <w:rFonts w:ascii="Helvetica Neue" w:eastAsia="Times New Roman" w:hAnsi="Helvetica Neue" w:cs="Times New Roman"/>
          <w:color w:val="333333"/>
          <w:kern w:val="0"/>
          <w:sz w:val="21"/>
          <w:szCs w:val="21"/>
          <w:lang w:eastAsia="fr-FR"/>
          <w14:ligatures w14:val="none"/>
        </w:rPr>
        <w:t xml:space="preserve">) </w:t>
      </w:r>
    </w:p>
    <w:p w14:paraId="1202AC6F" w14:textId="77777777" w:rsidR="005267DD" w:rsidRDefault="005267DD" w:rsidP="005267DD">
      <w:pPr>
        <w:pStyle w:val="Paragraphedeliste"/>
        <w:spacing w:after="150"/>
        <w:rPr>
          <w:rFonts w:ascii="Helvetica Neue" w:eastAsia="Times New Roman" w:hAnsi="Helvetica Neue" w:cs="Times New Roman"/>
          <w:color w:val="333333"/>
          <w:kern w:val="0"/>
          <w:sz w:val="21"/>
          <w:szCs w:val="21"/>
          <w:lang w:eastAsia="fr-FR"/>
          <w14:ligatures w14:val="none"/>
        </w:rPr>
      </w:pPr>
    </w:p>
    <w:p w14:paraId="54142AA7" w14:textId="412352F1" w:rsidR="007E31BF" w:rsidRPr="006B2B38" w:rsidRDefault="005267DD" w:rsidP="006B2B38">
      <w:pPr>
        <w:pStyle w:val="Paragraphedeliste"/>
        <w:spacing w:after="150"/>
        <w:rPr>
          <w:rFonts w:ascii="Helvetica Neue" w:eastAsia="Times New Roman" w:hAnsi="Helvetica Neue" w:cs="Times New Roman"/>
          <w:color w:val="333333"/>
          <w:kern w:val="0"/>
          <w:sz w:val="21"/>
          <w:szCs w:val="21"/>
          <w:lang w:eastAsia="fr-FR"/>
          <w14:ligatures w14:val="none"/>
        </w:rPr>
      </w:pPr>
      <w:r>
        <w:rPr>
          <w:rFonts w:ascii="Helvetica Neue" w:eastAsia="Times New Roman" w:hAnsi="Helvetica Neue" w:cs="Times New Roman"/>
          <w:color w:val="333333"/>
          <w:kern w:val="0"/>
          <w:sz w:val="21"/>
          <w:szCs w:val="21"/>
          <w:lang w:eastAsia="fr-FR"/>
          <w14:ligatures w14:val="none"/>
        </w:rPr>
        <w:t>Nb : cette étape a été faite p</w:t>
      </w:r>
      <w:r w:rsidRPr="006B2B38">
        <w:rPr>
          <w:rFonts w:ascii="Helvetica Neue" w:eastAsia="Times New Roman" w:hAnsi="Helvetica Neue" w:cs="Times New Roman"/>
          <w:color w:val="333333"/>
          <w:kern w:val="0"/>
          <w:sz w:val="21"/>
          <w:szCs w:val="21"/>
          <w:lang w:eastAsia="fr-FR"/>
          <w14:ligatures w14:val="none"/>
        </w:rPr>
        <w:t xml:space="preserve">our </w:t>
      </w:r>
      <w:r w:rsidR="007E31BF" w:rsidRPr="006B2B38">
        <w:rPr>
          <w:rFonts w:ascii="Helvetica Neue" w:eastAsia="Times New Roman" w:hAnsi="Helvetica Neue" w:cs="Times New Roman"/>
          <w:color w:val="333333"/>
          <w:kern w:val="0"/>
          <w:sz w:val="21"/>
          <w:szCs w:val="21"/>
          <w:lang w:eastAsia="fr-FR"/>
          <w14:ligatures w14:val="none"/>
        </w:rPr>
        <w:t xml:space="preserve">chaque table </w:t>
      </w:r>
      <w:proofErr w:type="spellStart"/>
      <w:r w:rsidR="007E31BF" w:rsidRPr="006B2B38">
        <w:rPr>
          <w:rFonts w:ascii="Helvetica Neue" w:eastAsia="Times New Roman" w:hAnsi="Helvetica Neue" w:cs="Times New Roman"/>
          <w:color w:val="333333"/>
          <w:kern w:val="0"/>
          <w:sz w:val="21"/>
          <w:szCs w:val="21"/>
          <w:lang w:eastAsia="fr-FR"/>
          <w14:ligatures w14:val="none"/>
        </w:rPr>
        <w:t>SagefemmeGyne_isere</w:t>
      </w:r>
      <w:proofErr w:type="spellEnd"/>
      <w:r w:rsidR="007E31BF" w:rsidRPr="006B2B38">
        <w:rPr>
          <w:rFonts w:ascii="Helvetica Neue" w:eastAsia="Times New Roman" w:hAnsi="Helvetica Neue" w:cs="Times New Roman"/>
          <w:color w:val="333333"/>
          <w:kern w:val="0"/>
          <w:sz w:val="21"/>
          <w:szCs w:val="21"/>
          <w:lang w:eastAsia="fr-FR"/>
          <w14:ligatures w14:val="none"/>
        </w:rPr>
        <w:t xml:space="preserve">, </w:t>
      </w:r>
      <w:proofErr w:type="spellStart"/>
      <w:r w:rsidR="007E31BF" w:rsidRPr="006B2B38">
        <w:rPr>
          <w:rFonts w:ascii="Helvetica Neue" w:eastAsia="Times New Roman" w:hAnsi="Helvetica Neue" w:cs="Times New Roman"/>
          <w:color w:val="333333"/>
          <w:kern w:val="0"/>
          <w:sz w:val="21"/>
          <w:szCs w:val="21"/>
          <w:lang w:eastAsia="fr-FR"/>
          <w14:ligatures w14:val="none"/>
        </w:rPr>
        <w:t>SagefemmeGyne_rhone</w:t>
      </w:r>
      <w:proofErr w:type="spellEnd"/>
      <w:r w:rsidR="007E31BF" w:rsidRPr="006B2B38">
        <w:rPr>
          <w:rFonts w:ascii="Helvetica Neue" w:eastAsia="Times New Roman" w:hAnsi="Helvetica Neue" w:cs="Times New Roman"/>
          <w:color w:val="333333"/>
          <w:kern w:val="0"/>
          <w:sz w:val="21"/>
          <w:szCs w:val="21"/>
          <w:lang w:eastAsia="fr-FR"/>
          <w14:ligatures w14:val="none"/>
        </w:rPr>
        <w:t xml:space="preserve">, </w:t>
      </w:r>
      <w:proofErr w:type="spellStart"/>
      <w:r w:rsidR="007E31BF" w:rsidRPr="006B2B38">
        <w:rPr>
          <w:rFonts w:ascii="Helvetica Neue" w:eastAsia="Times New Roman" w:hAnsi="Helvetica Neue" w:cs="Times New Roman"/>
          <w:color w:val="333333"/>
          <w:kern w:val="0"/>
          <w:sz w:val="21"/>
          <w:szCs w:val="21"/>
          <w:lang w:eastAsia="fr-FR"/>
          <w14:ligatures w14:val="none"/>
        </w:rPr>
        <w:t>SagefemmeGyne_dome</w:t>
      </w:r>
      <w:proofErr w:type="spellEnd"/>
      <w:r w:rsidR="007E31BF" w:rsidRPr="006B2B38">
        <w:rPr>
          <w:rFonts w:ascii="Helvetica Neue" w:eastAsia="Times New Roman" w:hAnsi="Helvetica Neue" w:cs="Times New Roman"/>
          <w:color w:val="333333"/>
          <w:kern w:val="0"/>
          <w:sz w:val="21"/>
          <w:szCs w:val="21"/>
          <w:lang w:eastAsia="fr-FR"/>
          <w14:ligatures w14:val="none"/>
        </w:rPr>
        <w:t xml:space="preserve"> :</w:t>
      </w:r>
    </w:p>
    <w:p w14:paraId="56FEE41C" w14:textId="77777777" w:rsidR="007E31BF" w:rsidRPr="007E31BF" w:rsidRDefault="007E31BF" w:rsidP="007E31BF">
      <w:pPr>
        <w:spacing w:after="150"/>
        <w:rPr>
          <w:rFonts w:ascii="Helvetica Neue" w:eastAsia="Times New Roman" w:hAnsi="Helvetica Neue" w:cs="Times New Roman"/>
          <w:color w:val="333333"/>
          <w:kern w:val="0"/>
          <w:sz w:val="21"/>
          <w:szCs w:val="21"/>
          <w:lang w:eastAsia="fr-FR"/>
          <w14:ligatures w14:val="none"/>
        </w:rPr>
      </w:pPr>
      <w:commentRangeStart w:id="19"/>
      <w:r w:rsidRPr="007E31BF">
        <w:rPr>
          <w:rFonts w:ascii="Helvetica Neue" w:eastAsia="Times New Roman" w:hAnsi="Helvetica Neue" w:cs="Times New Roman"/>
          <w:color w:val="333333"/>
          <w:kern w:val="0"/>
          <w:sz w:val="21"/>
          <w:szCs w:val="21"/>
          <w:lang w:eastAsia="fr-FR"/>
          <w14:ligatures w14:val="none"/>
        </w:rPr>
        <w:t xml:space="preserve">La visualisation des adresses de regroupement des professionnels a permis de réaliser des corrections manuelles supplémentaires pour renommer les lieux, corriger des adresses. Ces </w:t>
      </w:r>
      <w:proofErr w:type="spellStart"/>
      <w:r w:rsidRPr="007E31BF">
        <w:rPr>
          <w:rFonts w:ascii="Helvetica Neue" w:eastAsia="Times New Roman" w:hAnsi="Helvetica Neue" w:cs="Times New Roman"/>
          <w:color w:val="333333"/>
          <w:kern w:val="0"/>
          <w:sz w:val="21"/>
          <w:szCs w:val="21"/>
          <w:lang w:eastAsia="fr-FR"/>
          <w14:ligatures w14:val="none"/>
        </w:rPr>
        <w:t>corrrections</w:t>
      </w:r>
      <w:proofErr w:type="spellEnd"/>
      <w:r w:rsidRPr="007E31BF">
        <w:rPr>
          <w:rFonts w:ascii="Helvetica Neue" w:eastAsia="Times New Roman" w:hAnsi="Helvetica Neue" w:cs="Times New Roman"/>
          <w:color w:val="333333"/>
          <w:kern w:val="0"/>
          <w:sz w:val="21"/>
          <w:szCs w:val="21"/>
          <w:lang w:eastAsia="fr-FR"/>
          <w14:ligatures w14:val="none"/>
        </w:rPr>
        <w:t xml:space="preserve"> sont ajoutées à la fonction de correction correspondant </w:t>
      </w:r>
      <w:proofErr w:type="gramStart"/>
      <w:r w:rsidRPr="007E31BF">
        <w:rPr>
          <w:rFonts w:ascii="Helvetica Neue" w:eastAsia="Times New Roman" w:hAnsi="Helvetica Neue" w:cs="Times New Roman"/>
          <w:color w:val="333333"/>
          <w:kern w:val="0"/>
          <w:sz w:val="21"/>
          <w:szCs w:val="21"/>
          <w:lang w:eastAsia="fr-FR"/>
          <w14:ligatures w14:val="none"/>
        </w:rPr>
        <w:t>au département définies</w:t>
      </w:r>
      <w:proofErr w:type="gramEnd"/>
      <w:r w:rsidRPr="007E31BF">
        <w:rPr>
          <w:rFonts w:ascii="Helvetica Neue" w:eastAsia="Times New Roman" w:hAnsi="Helvetica Neue" w:cs="Times New Roman"/>
          <w:color w:val="333333"/>
          <w:kern w:val="0"/>
          <w:sz w:val="21"/>
          <w:szCs w:val="21"/>
          <w:lang w:eastAsia="fr-FR"/>
          <w14:ligatures w14:val="none"/>
        </w:rPr>
        <w:t xml:space="preserve"> dans la partie Nettoyage des données.</w:t>
      </w:r>
      <w:commentRangeEnd w:id="19"/>
      <w:r w:rsidR="005267DD" w:rsidRPr="007E31BF">
        <w:rPr>
          <w:rStyle w:val="Marquedecommentaire"/>
          <w:rFonts w:ascii="Helvetica Neue" w:eastAsia="Times New Roman" w:hAnsi="Helvetica Neue" w:cs="Times New Roman"/>
          <w:color w:val="333333"/>
          <w:kern w:val="0"/>
          <w:sz w:val="21"/>
          <w:szCs w:val="21"/>
          <w:lang w:eastAsia="fr-FR"/>
          <w14:ligatures w14:val="none"/>
        </w:rPr>
        <w:commentReference w:id="19"/>
      </w:r>
    </w:p>
    <w:p w14:paraId="0B81E389" w14:textId="4AC91665" w:rsidR="007E31BF" w:rsidRPr="006B2B38" w:rsidRDefault="005267DD" w:rsidP="006B2B38">
      <w:pPr>
        <w:spacing w:after="150"/>
        <w:ind w:left="360"/>
        <w:rPr>
          <w:rFonts w:ascii="Helvetica Neue" w:eastAsia="Times New Roman" w:hAnsi="Helvetica Neue" w:cs="Times New Roman"/>
          <w:b/>
          <w:bCs/>
          <w:color w:val="333333"/>
          <w:kern w:val="0"/>
          <w:sz w:val="21"/>
          <w:szCs w:val="21"/>
          <w:lang w:eastAsia="fr-FR"/>
          <w14:ligatures w14:val="none"/>
        </w:rPr>
      </w:pPr>
      <w:r w:rsidRPr="00EC3932">
        <w:rPr>
          <w:rFonts w:ascii="Helvetica Neue" w:eastAsia="Times New Roman" w:hAnsi="Helvetica Neue" w:cs="Times New Roman"/>
          <w:b/>
          <w:bCs/>
          <w:color w:val="333333"/>
          <w:kern w:val="0"/>
          <w:sz w:val="21"/>
          <w:szCs w:val="21"/>
          <w:lang w:eastAsia="fr-FR"/>
          <w14:ligatures w14:val="none"/>
        </w:rPr>
        <w:sym w:font="Wingdings" w:char="F0E0"/>
      </w:r>
      <w:r w:rsidRPr="00EC3932">
        <w:rPr>
          <w:rFonts w:ascii="Helvetica Neue" w:eastAsia="Times New Roman" w:hAnsi="Helvetica Neue" w:cs="Times New Roman"/>
          <w:b/>
          <w:bCs/>
          <w:color w:val="333333"/>
          <w:kern w:val="0"/>
          <w:sz w:val="21"/>
          <w:szCs w:val="21"/>
          <w:lang w:eastAsia="fr-FR"/>
          <w14:ligatures w14:val="none"/>
        </w:rPr>
        <w:t xml:space="preserve">  </w:t>
      </w:r>
      <w:r w:rsidRPr="00EA78FE">
        <w:rPr>
          <w:rFonts w:ascii="Helvetica Neue" w:eastAsia="Times New Roman" w:hAnsi="Helvetica Neue" w:cs="Times New Roman"/>
          <w:b/>
          <w:bCs/>
          <w:color w:val="333333"/>
          <w:kern w:val="0"/>
          <w:sz w:val="21"/>
          <w:szCs w:val="21"/>
          <w:lang w:eastAsia="fr-FR"/>
          <w14:ligatures w14:val="none"/>
        </w:rPr>
        <w:t xml:space="preserve">On obtient </w:t>
      </w:r>
      <w:r w:rsidR="007E31BF" w:rsidRPr="007E31BF">
        <w:rPr>
          <w:rFonts w:ascii="Helvetica Neue" w:eastAsia="Times New Roman" w:hAnsi="Helvetica Neue" w:cs="Times New Roman"/>
          <w:color w:val="333333"/>
          <w:kern w:val="0"/>
          <w:sz w:val="21"/>
          <w:szCs w:val="21"/>
          <w:lang w:eastAsia="fr-FR"/>
          <w14:ligatures w14:val="none"/>
        </w:rPr>
        <w:t xml:space="preserve">3 tables de sortie </w:t>
      </w:r>
      <w:commentRangeStart w:id="20"/>
      <w:proofErr w:type="spellStart"/>
      <w:r w:rsidR="007E31BF" w:rsidRPr="007E31BF">
        <w:rPr>
          <w:rFonts w:ascii="Helvetica Neue" w:eastAsia="Times New Roman" w:hAnsi="Helvetica Neue" w:cs="Times New Roman"/>
          <w:color w:val="333333"/>
          <w:kern w:val="0"/>
          <w:sz w:val="21"/>
          <w:szCs w:val="21"/>
          <w:lang w:eastAsia="fr-FR"/>
          <w14:ligatures w14:val="none"/>
        </w:rPr>
        <w:t>SfGoAdresse</w:t>
      </w:r>
      <w:commentRangeEnd w:id="20"/>
      <w:proofErr w:type="spellEnd"/>
      <w:r w:rsidRPr="007E31BF">
        <w:rPr>
          <w:rStyle w:val="Marquedecommentaire"/>
          <w:rFonts w:ascii="Helvetica Neue" w:eastAsia="Times New Roman" w:hAnsi="Helvetica Neue" w:cs="Times New Roman"/>
          <w:color w:val="333333"/>
          <w:kern w:val="0"/>
          <w:sz w:val="21"/>
          <w:szCs w:val="21"/>
          <w:lang w:eastAsia="fr-FR"/>
          <w14:ligatures w14:val="none"/>
        </w:rPr>
        <w:commentReference w:id="20"/>
      </w:r>
      <w:r w:rsidR="007E31BF" w:rsidRPr="007E31BF">
        <w:rPr>
          <w:rFonts w:ascii="Helvetica Neue" w:eastAsia="Times New Roman" w:hAnsi="Helvetica Neue" w:cs="Times New Roman"/>
          <w:color w:val="333333"/>
          <w:kern w:val="0"/>
          <w:sz w:val="21"/>
          <w:szCs w:val="21"/>
          <w:lang w:eastAsia="fr-FR"/>
          <w14:ligatures w14:val="none"/>
        </w:rPr>
        <w:t xml:space="preserve"> a</w:t>
      </w:r>
      <w:r>
        <w:rPr>
          <w:rFonts w:ascii="Helvetica Neue" w:eastAsia="Times New Roman" w:hAnsi="Helvetica Neue" w:cs="Times New Roman"/>
          <w:color w:val="333333"/>
          <w:kern w:val="0"/>
          <w:sz w:val="21"/>
          <w:szCs w:val="21"/>
          <w:lang w:eastAsia="fr-FR"/>
          <w14:ligatures w14:val="none"/>
        </w:rPr>
        <w:t>vec</w:t>
      </w:r>
      <w:r w:rsidR="007E31BF" w:rsidRPr="007E31BF">
        <w:rPr>
          <w:rFonts w:ascii="Helvetica Neue" w:eastAsia="Times New Roman" w:hAnsi="Helvetica Neue" w:cs="Times New Roman"/>
          <w:color w:val="333333"/>
          <w:kern w:val="0"/>
          <w:sz w:val="21"/>
          <w:szCs w:val="21"/>
          <w:lang w:eastAsia="fr-FR"/>
          <w14:ligatures w14:val="none"/>
        </w:rPr>
        <w:t xml:space="preserve"> les </w:t>
      </w:r>
      <w:r>
        <w:rPr>
          <w:rFonts w:ascii="Helvetica Neue" w:eastAsia="Times New Roman" w:hAnsi="Helvetica Neue" w:cs="Times New Roman"/>
          <w:color w:val="333333"/>
          <w:kern w:val="0"/>
          <w:sz w:val="21"/>
          <w:szCs w:val="21"/>
          <w:lang w:eastAsia="fr-FR"/>
          <w14:ligatures w14:val="none"/>
        </w:rPr>
        <w:t xml:space="preserve">variables </w:t>
      </w:r>
      <w:r w:rsidR="007E31BF" w:rsidRPr="007E31BF">
        <w:rPr>
          <w:rFonts w:ascii="Helvetica Neue" w:eastAsia="Times New Roman" w:hAnsi="Helvetica Neue" w:cs="Times New Roman"/>
          <w:color w:val="333333"/>
          <w:kern w:val="0"/>
          <w:sz w:val="21"/>
          <w:szCs w:val="21"/>
          <w:lang w:eastAsia="fr-FR"/>
          <w14:ligatures w14:val="none"/>
        </w:rPr>
        <w:t>suivantes : * adresse * ville * réseau périnatal * nombre de professionnels</w:t>
      </w:r>
    </w:p>
    <w:p w14:paraId="1102BEB0" w14:textId="77777777" w:rsidR="007E31BF" w:rsidRPr="007E31BF" w:rsidRDefault="007E31BF" w:rsidP="007E31BF">
      <w:pPr>
        <w:spacing w:after="150"/>
        <w:rPr>
          <w:rFonts w:ascii="Helvetica Neue" w:eastAsia="Times New Roman" w:hAnsi="Helvetica Neue" w:cs="Times New Roman"/>
          <w:color w:val="333333"/>
          <w:kern w:val="0"/>
          <w:sz w:val="21"/>
          <w:szCs w:val="21"/>
          <w:lang w:eastAsia="fr-FR"/>
          <w14:ligatures w14:val="none"/>
        </w:rPr>
      </w:pPr>
      <w:commentRangeStart w:id="21"/>
      <w:r w:rsidRPr="007E31BF">
        <w:rPr>
          <w:rFonts w:ascii="Helvetica Neue" w:eastAsia="Times New Roman" w:hAnsi="Helvetica Neue" w:cs="Times New Roman"/>
          <w:i/>
          <w:iCs/>
          <w:color w:val="333333"/>
          <w:kern w:val="0"/>
          <w:sz w:val="21"/>
          <w:szCs w:val="21"/>
          <w:lang w:eastAsia="fr-FR"/>
          <w14:ligatures w14:val="none"/>
        </w:rPr>
        <w:lastRenderedPageBreak/>
        <w:t>Commentaires :</w:t>
      </w:r>
      <w:r w:rsidRPr="007E31BF">
        <w:rPr>
          <w:rFonts w:ascii="Helvetica Neue" w:eastAsia="Times New Roman" w:hAnsi="Helvetica Neue" w:cs="Times New Roman"/>
          <w:color w:val="333333"/>
          <w:kern w:val="0"/>
          <w:sz w:val="21"/>
          <w:szCs w:val="21"/>
          <w:lang w:eastAsia="fr-FR"/>
          <w14:ligatures w14:val="none"/>
        </w:rPr>
        <w:t xml:space="preserve"> Lorsqu’il s’agit d’un établissement de type maternité, la valeur de la colonne structure clean a été renommée avec le nom de l’établissement dans la fonction </w:t>
      </w:r>
      <w:proofErr w:type="spellStart"/>
      <w:r w:rsidRPr="007E31BF">
        <w:rPr>
          <w:rFonts w:ascii="Helvetica Neue" w:eastAsia="Times New Roman" w:hAnsi="Helvetica Neue" w:cs="Times New Roman"/>
          <w:color w:val="333333"/>
          <w:kern w:val="0"/>
          <w:sz w:val="21"/>
          <w:szCs w:val="21"/>
          <w:lang w:eastAsia="fr-FR"/>
          <w14:ligatures w14:val="none"/>
        </w:rPr>
        <w:t>creer_structure_clean_isere</w:t>
      </w:r>
      <w:proofErr w:type="spellEnd"/>
      <w:r w:rsidRPr="007E31BF">
        <w:rPr>
          <w:rFonts w:ascii="Helvetica Neue" w:eastAsia="Times New Roman" w:hAnsi="Helvetica Neue" w:cs="Times New Roman"/>
          <w:color w:val="333333"/>
          <w:kern w:val="0"/>
          <w:sz w:val="21"/>
          <w:szCs w:val="21"/>
          <w:lang w:eastAsia="fr-FR"/>
          <w14:ligatures w14:val="none"/>
        </w:rPr>
        <w:t>.</w:t>
      </w:r>
      <w:commentRangeEnd w:id="21"/>
      <w:r w:rsidR="005267DD" w:rsidRPr="007E31BF">
        <w:rPr>
          <w:rStyle w:val="Marquedecommentaire"/>
          <w:rFonts w:ascii="Helvetica Neue" w:eastAsia="Times New Roman" w:hAnsi="Helvetica Neue" w:cs="Times New Roman"/>
          <w:color w:val="333333"/>
          <w:kern w:val="0"/>
          <w:sz w:val="21"/>
          <w:szCs w:val="21"/>
          <w:lang w:eastAsia="fr-FR"/>
          <w14:ligatures w14:val="none"/>
        </w:rPr>
        <w:commentReference w:id="21"/>
      </w:r>
      <w:r w:rsidRPr="007E31BF">
        <w:rPr>
          <w:rFonts w:ascii="Helvetica Neue" w:eastAsia="Times New Roman" w:hAnsi="Helvetica Neue" w:cs="Times New Roman"/>
          <w:color w:val="333333"/>
          <w:kern w:val="0"/>
          <w:sz w:val="21"/>
          <w:szCs w:val="21"/>
          <w:lang w:eastAsia="fr-FR"/>
          <w14:ligatures w14:val="none"/>
        </w:rPr>
        <w:br/>
        <w:t>Lorsqu’il s’agit d’un cabinet libéral, le nom de la rue/avenue a été gardé.</w:t>
      </w:r>
    </w:p>
    <w:p w14:paraId="43A61C0B" w14:textId="50D0402D" w:rsidR="005267DD" w:rsidRDefault="005267DD" w:rsidP="005267DD">
      <w:pPr>
        <w:pStyle w:val="Paragraphedeliste"/>
        <w:numPr>
          <w:ilvl w:val="0"/>
          <w:numId w:val="10"/>
        </w:numPr>
        <w:spacing w:after="150"/>
        <w:rPr>
          <w:rFonts w:ascii="Helvetica Neue" w:eastAsia="Times New Roman" w:hAnsi="Helvetica Neue" w:cs="Times New Roman"/>
          <w:color w:val="333333"/>
          <w:kern w:val="0"/>
          <w:sz w:val="21"/>
          <w:szCs w:val="21"/>
          <w:lang w:eastAsia="fr-FR"/>
          <w14:ligatures w14:val="none"/>
        </w:rPr>
      </w:pPr>
      <w:proofErr w:type="spellStart"/>
      <w:r w:rsidRPr="006B2B38">
        <w:rPr>
          <w:rFonts w:ascii="Helvetica Neue" w:eastAsia="Times New Roman" w:hAnsi="Helvetica Neue" w:cs="Times New Roman"/>
          <w:color w:val="333333"/>
          <w:kern w:val="0"/>
          <w:sz w:val="21"/>
          <w:szCs w:val="21"/>
          <w:lang w:eastAsia="fr-FR"/>
          <w14:ligatures w14:val="none"/>
        </w:rPr>
        <w:t>Etape</w:t>
      </w:r>
      <w:proofErr w:type="spellEnd"/>
      <w:r w:rsidRPr="006B2B38">
        <w:rPr>
          <w:rFonts w:ascii="Helvetica Neue" w:eastAsia="Times New Roman" w:hAnsi="Helvetica Neue" w:cs="Times New Roman"/>
          <w:color w:val="333333"/>
          <w:kern w:val="0"/>
          <w:sz w:val="21"/>
          <w:szCs w:val="21"/>
          <w:lang w:eastAsia="fr-FR"/>
          <w14:ligatures w14:val="none"/>
        </w:rPr>
        <w:t xml:space="preserve"> </w:t>
      </w:r>
      <w:r>
        <w:rPr>
          <w:rFonts w:ascii="Helvetica Neue" w:eastAsia="Times New Roman" w:hAnsi="Helvetica Neue" w:cs="Times New Roman"/>
          <w:color w:val="333333"/>
          <w:kern w:val="0"/>
          <w:sz w:val="21"/>
          <w:szCs w:val="21"/>
          <w:lang w:eastAsia="fr-FR"/>
          <w14:ligatures w14:val="none"/>
        </w:rPr>
        <w:t>2</w:t>
      </w:r>
      <w:r w:rsidRPr="006B2B38">
        <w:rPr>
          <w:rFonts w:ascii="Helvetica Neue" w:eastAsia="Times New Roman" w:hAnsi="Helvetica Neue" w:cs="Times New Roman"/>
          <w:color w:val="333333"/>
          <w:kern w:val="0"/>
          <w:sz w:val="21"/>
          <w:szCs w:val="21"/>
          <w:lang w:eastAsia="fr-FR"/>
          <w14:ligatures w14:val="none"/>
        </w:rPr>
        <w:t> :</w:t>
      </w:r>
      <w:r>
        <w:rPr>
          <w:rFonts w:ascii="Helvetica Neue" w:eastAsia="Times New Roman" w:hAnsi="Helvetica Neue" w:cs="Times New Roman"/>
          <w:color w:val="333333"/>
          <w:kern w:val="0"/>
          <w:sz w:val="21"/>
          <w:szCs w:val="21"/>
          <w:lang w:eastAsia="fr-FR"/>
          <w14:ligatures w14:val="none"/>
        </w:rPr>
        <w:t xml:space="preserve"> conservation des lieux avec 4 professionnels ou plus (</w:t>
      </w:r>
      <w:proofErr w:type="spellStart"/>
      <w:r w:rsidRPr="005267DD">
        <w:rPr>
          <w:rFonts w:ascii="Helvetica Neue" w:eastAsia="Times New Roman" w:hAnsi="Helvetica Neue" w:cs="Times New Roman"/>
          <w:color w:val="333333"/>
          <w:kern w:val="0"/>
          <w:sz w:val="21"/>
          <w:szCs w:val="21"/>
          <w:lang w:eastAsia="fr-FR"/>
          <w14:ligatures w14:val="none"/>
        </w:rPr>
        <w:t>nb_professionnel</w:t>
      </w:r>
      <w:proofErr w:type="spellEnd"/>
      <w:r>
        <w:rPr>
          <w:rFonts w:ascii="Helvetica Neue" w:eastAsia="Times New Roman" w:hAnsi="Helvetica Neue" w:cs="Times New Roman"/>
          <w:color w:val="333333"/>
          <w:kern w:val="0"/>
          <w:sz w:val="21"/>
          <w:szCs w:val="21"/>
          <w:lang w:eastAsia="fr-FR"/>
          <w14:ligatures w14:val="none"/>
        </w:rPr>
        <w:t xml:space="preserve">&gt;= 4) </w:t>
      </w:r>
    </w:p>
    <w:p w14:paraId="3A09455C" w14:textId="77777777" w:rsidR="005267DD" w:rsidRDefault="005267DD" w:rsidP="006B2B38">
      <w:pPr>
        <w:pStyle w:val="Paragraphedeliste"/>
        <w:spacing w:after="150"/>
        <w:rPr>
          <w:rFonts w:ascii="Helvetica Neue" w:eastAsia="Times New Roman" w:hAnsi="Helvetica Neue" w:cs="Times New Roman"/>
          <w:color w:val="333333"/>
          <w:kern w:val="0"/>
          <w:sz w:val="21"/>
          <w:szCs w:val="21"/>
          <w:lang w:eastAsia="fr-FR"/>
          <w14:ligatures w14:val="none"/>
        </w:rPr>
      </w:pPr>
    </w:p>
    <w:p w14:paraId="1C934A36" w14:textId="77777777" w:rsidR="005267DD" w:rsidRPr="006B2B38" w:rsidRDefault="005267DD" w:rsidP="006B2B38">
      <w:pPr>
        <w:pStyle w:val="Paragraphedeliste"/>
        <w:spacing w:after="150"/>
        <w:rPr>
          <w:rFonts w:ascii="Helvetica Neue" w:eastAsia="Times New Roman" w:hAnsi="Helvetica Neue" w:cs="Times New Roman"/>
          <w:color w:val="333333"/>
          <w:kern w:val="0"/>
          <w:sz w:val="21"/>
          <w:szCs w:val="21"/>
          <w:lang w:eastAsia="fr-FR"/>
          <w14:ligatures w14:val="none"/>
        </w:rPr>
      </w:pPr>
    </w:p>
    <w:p w14:paraId="315A1717" w14:textId="095F40B9" w:rsidR="007E31BF" w:rsidRPr="007E31BF" w:rsidRDefault="005267DD" w:rsidP="007E31BF">
      <w:pPr>
        <w:spacing w:after="150"/>
        <w:rPr>
          <w:rFonts w:ascii="Helvetica Neue" w:eastAsia="Times New Roman" w:hAnsi="Helvetica Neue" w:cs="Times New Roman"/>
          <w:color w:val="333333"/>
          <w:kern w:val="0"/>
          <w:sz w:val="21"/>
          <w:szCs w:val="21"/>
          <w:lang w:eastAsia="fr-FR"/>
          <w14:ligatures w14:val="none"/>
        </w:rPr>
      </w:pPr>
      <w:r w:rsidRPr="00EC3932">
        <w:rPr>
          <w:rFonts w:ascii="Helvetica Neue" w:eastAsia="Times New Roman" w:hAnsi="Helvetica Neue" w:cs="Times New Roman"/>
          <w:b/>
          <w:bCs/>
          <w:color w:val="333333"/>
          <w:kern w:val="0"/>
          <w:sz w:val="21"/>
          <w:szCs w:val="21"/>
          <w:lang w:eastAsia="fr-FR"/>
          <w14:ligatures w14:val="none"/>
        </w:rPr>
        <w:sym w:font="Wingdings" w:char="F0E0"/>
      </w:r>
      <w:r w:rsidRPr="00EC3932">
        <w:rPr>
          <w:rFonts w:ascii="Helvetica Neue" w:eastAsia="Times New Roman" w:hAnsi="Helvetica Neue" w:cs="Times New Roman"/>
          <w:b/>
          <w:bCs/>
          <w:color w:val="333333"/>
          <w:kern w:val="0"/>
          <w:sz w:val="21"/>
          <w:szCs w:val="21"/>
          <w:lang w:eastAsia="fr-FR"/>
          <w14:ligatures w14:val="none"/>
        </w:rPr>
        <w:t xml:space="preserve">  </w:t>
      </w:r>
      <w:r w:rsidRPr="00EA78FE">
        <w:rPr>
          <w:rFonts w:ascii="Helvetica Neue" w:eastAsia="Times New Roman" w:hAnsi="Helvetica Neue" w:cs="Times New Roman"/>
          <w:b/>
          <w:bCs/>
          <w:color w:val="333333"/>
          <w:kern w:val="0"/>
          <w:sz w:val="21"/>
          <w:szCs w:val="21"/>
          <w:lang w:eastAsia="fr-FR"/>
          <w14:ligatures w14:val="none"/>
        </w:rPr>
        <w:t xml:space="preserve">On obtient </w:t>
      </w:r>
      <w:r>
        <w:rPr>
          <w:rFonts w:ascii="Helvetica Neue" w:eastAsia="Times New Roman" w:hAnsi="Helvetica Neue" w:cs="Times New Roman"/>
          <w:color w:val="333333"/>
          <w:kern w:val="0"/>
          <w:sz w:val="21"/>
          <w:szCs w:val="21"/>
          <w:lang w:eastAsia="fr-FR"/>
          <w14:ligatures w14:val="none"/>
        </w:rPr>
        <w:t>un</w:t>
      </w:r>
      <w:r w:rsidR="007E31BF" w:rsidRPr="007E31BF">
        <w:rPr>
          <w:rFonts w:ascii="Helvetica Neue" w:eastAsia="Times New Roman" w:hAnsi="Helvetica Neue" w:cs="Times New Roman"/>
          <w:color w:val="333333"/>
          <w:kern w:val="0"/>
          <w:sz w:val="21"/>
          <w:szCs w:val="21"/>
          <w:lang w:eastAsia="fr-FR"/>
          <w14:ligatures w14:val="none"/>
        </w:rPr>
        <w:t xml:space="preserve"> table pour chaque département </w:t>
      </w:r>
      <w:proofErr w:type="spellStart"/>
      <w:r w:rsidR="007E31BF" w:rsidRPr="007E31BF">
        <w:rPr>
          <w:rFonts w:ascii="Helvetica Neue" w:eastAsia="Times New Roman" w:hAnsi="Helvetica Neue" w:cs="Times New Roman"/>
          <w:b/>
          <w:bCs/>
          <w:color w:val="333333"/>
          <w:kern w:val="0"/>
          <w:sz w:val="21"/>
          <w:szCs w:val="21"/>
          <w:lang w:eastAsia="fr-FR"/>
          <w14:ligatures w14:val="none"/>
        </w:rPr>
        <w:t>sfgyne_depart_</w:t>
      </w:r>
      <w:proofErr w:type="gramStart"/>
      <w:r w:rsidR="007E31BF" w:rsidRPr="007E31BF">
        <w:rPr>
          <w:rFonts w:ascii="Helvetica Neue" w:eastAsia="Times New Roman" w:hAnsi="Helvetica Neue" w:cs="Times New Roman"/>
          <w:b/>
          <w:bCs/>
          <w:color w:val="333333"/>
          <w:kern w:val="0"/>
          <w:sz w:val="21"/>
          <w:szCs w:val="21"/>
          <w:lang w:eastAsia="fr-FR"/>
          <w14:ligatures w14:val="none"/>
        </w:rPr>
        <w:t>gpt</w:t>
      </w:r>
      <w:proofErr w:type="spellEnd"/>
      <w:r w:rsidR="007E31BF" w:rsidRPr="007E31BF">
        <w:rPr>
          <w:rFonts w:ascii="Helvetica Neue" w:eastAsia="Times New Roman" w:hAnsi="Helvetica Neue" w:cs="Times New Roman"/>
          <w:color w:val="333333"/>
          <w:kern w:val="0"/>
          <w:sz w:val="21"/>
          <w:szCs w:val="21"/>
          <w:lang w:eastAsia="fr-FR"/>
          <w14:ligatures w14:val="none"/>
        </w:rPr>
        <w:t xml:space="preserve">  </w:t>
      </w:r>
      <w:r w:rsidRPr="007E31BF">
        <w:rPr>
          <w:rFonts w:ascii="Helvetica Neue" w:eastAsia="Times New Roman" w:hAnsi="Helvetica Neue" w:cs="Times New Roman"/>
          <w:color w:val="333333"/>
          <w:kern w:val="0"/>
          <w:sz w:val="21"/>
          <w:szCs w:val="21"/>
          <w:lang w:eastAsia="fr-FR"/>
          <w14:ligatures w14:val="none"/>
        </w:rPr>
        <w:t>stocké</w:t>
      </w:r>
      <w:r>
        <w:rPr>
          <w:rFonts w:ascii="Helvetica Neue" w:eastAsia="Times New Roman" w:hAnsi="Helvetica Neue" w:cs="Times New Roman"/>
          <w:color w:val="333333"/>
          <w:kern w:val="0"/>
          <w:sz w:val="21"/>
          <w:szCs w:val="21"/>
          <w:lang w:eastAsia="fr-FR"/>
          <w14:ligatures w14:val="none"/>
        </w:rPr>
        <w:t>e</w:t>
      </w:r>
      <w:proofErr w:type="gramEnd"/>
      <w:r w:rsidRPr="007E31BF">
        <w:rPr>
          <w:rFonts w:ascii="Helvetica Neue" w:eastAsia="Times New Roman" w:hAnsi="Helvetica Neue" w:cs="Times New Roman"/>
          <w:color w:val="333333"/>
          <w:kern w:val="0"/>
          <w:sz w:val="21"/>
          <w:szCs w:val="21"/>
          <w:lang w:eastAsia="fr-FR"/>
          <w14:ligatures w14:val="none"/>
        </w:rPr>
        <w:t xml:space="preserve"> </w:t>
      </w:r>
      <w:r w:rsidR="007E31BF" w:rsidRPr="007E31BF">
        <w:rPr>
          <w:rFonts w:ascii="Helvetica Neue" w:eastAsia="Times New Roman" w:hAnsi="Helvetica Neue" w:cs="Times New Roman"/>
          <w:color w:val="333333"/>
          <w:kern w:val="0"/>
          <w:sz w:val="21"/>
          <w:szCs w:val="21"/>
          <w:lang w:eastAsia="fr-FR"/>
          <w14:ligatures w14:val="none"/>
        </w:rPr>
        <w:t>dans le dossier Résultats.</w:t>
      </w:r>
    </w:p>
    <w:p w14:paraId="6834AD30" w14:textId="77777777" w:rsidR="007E31BF" w:rsidRPr="007E31BF" w:rsidRDefault="007E31BF" w:rsidP="007E31BF">
      <w:pPr>
        <w:spacing w:before="150" w:after="150"/>
        <w:outlineLvl w:val="4"/>
        <w:rPr>
          <w:rFonts w:ascii="inherit" w:eastAsia="Times New Roman" w:hAnsi="inherit" w:cs="Times New Roman"/>
          <w:color w:val="333333"/>
          <w:kern w:val="0"/>
          <w:lang w:eastAsia="fr-FR"/>
          <w14:ligatures w14:val="none"/>
        </w:rPr>
      </w:pPr>
      <w:r w:rsidRPr="007E31BF">
        <w:rPr>
          <w:rFonts w:ascii="inherit" w:eastAsia="Times New Roman" w:hAnsi="inherit" w:cs="Times New Roman"/>
          <w:color w:val="333333"/>
          <w:kern w:val="0"/>
          <w:lang w:eastAsia="fr-FR"/>
          <w14:ligatures w14:val="none"/>
        </w:rPr>
        <w:t>Précisions sur les regroupements :</w:t>
      </w:r>
    </w:p>
    <w:p w14:paraId="47E4F07D" w14:textId="77777777" w:rsidR="007E31BF" w:rsidRPr="007E31BF" w:rsidRDefault="007E31BF" w:rsidP="007E31BF">
      <w:pPr>
        <w:spacing w:after="150"/>
        <w:rPr>
          <w:rFonts w:ascii="Helvetica Neue" w:eastAsia="Times New Roman" w:hAnsi="Helvetica Neue" w:cs="Times New Roman"/>
          <w:color w:val="333333"/>
          <w:kern w:val="0"/>
          <w:sz w:val="21"/>
          <w:szCs w:val="21"/>
          <w:lang w:eastAsia="fr-FR"/>
          <w14:ligatures w14:val="none"/>
        </w:rPr>
      </w:pPr>
      <w:r w:rsidRPr="007E31BF">
        <w:rPr>
          <w:rFonts w:ascii="Helvetica Neue" w:eastAsia="Times New Roman" w:hAnsi="Helvetica Neue" w:cs="Times New Roman"/>
          <w:color w:val="333333"/>
          <w:kern w:val="0"/>
          <w:sz w:val="21"/>
          <w:szCs w:val="21"/>
          <w:lang w:eastAsia="fr-FR"/>
          <w14:ligatures w14:val="none"/>
        </w:rPr>
        <w:t>Les regroupements ayant été réalisés à partir des adresses, quelques erreurs approximations sont présentes.</w:t>
      </w:r>
    </w:p>
    <w:p w14:paraId="34EAD463" w14:textId="77777777" w:rsidR="007E31BF" w:rsidRPr="007E31BF" w:rsidRDefault="007E31BF" w:rsidP="007E31BF">
      <w:pPr>
        <w:spacing w:after="150"/>
        <w:rPr>
          <w:rFonts w:ascii="Helvetica Neue" w:eastAsia="Times New Roman" w:hAnsi="Helvetica Neue" w:cs="Times New Roman"/>
          <w:color w:val="333333"/>
          <w:kern w:val="0"/>
          <w:sz w:val="21"/>
          <w:szCs w:val="21"/>
          <w:lang w:eastAsia="fr-FR"/>
          <w14:ligatures w14:val="none"/>
        </w:rPr>
      </w:pPr>
      <w:r w:rsidRPr="007E31BF">
        <w:rPr>
          <w:rFonts w:ascii="Helvetica Neue" w:eastAsia="Times New Roman" w:hAnsi="Helvetica Neue" w:cs="Times New Roman"/>
          <w:color w:val="333333"/>
          <w:kern w:val="0"/>
          <w:sz w:val="21"/>
          <w:szCs w:val="21"/>
          <w:lang w:eastAsia="fr-FR"/>
          <w14:ligatures w14:val="none"/>
        </w:rPr>
        <w:t>Isère :</w:t>
      </w:r>
    </w:p>
    <w:p w14:paraId="2FE29FCD" w14:textId="77777777" w:rsidR="007E31BF" w:rsidRPr="007E31BF" w:rsidRDefault="007E31BF" w:rsidP="007E31BF">
      <w:pPr>
        <w:numPr>
          <w:ilvl w:val="0"/>
          <w:numId w:val="5"/>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proofErr w:type="gramStart"/>
      <w:r w:rsidRPr="007E31BF">
        <w:rPr>
          <w:rFonts w:ascii="Helvetica Neue" w:eastAsia="Times New Roman" w:hAnsi="Helvetica Neue" w:cs="Times New Roman"/>
          <w:color w:val="333333"/>
          <w:kern w:val="0"/>
          <w:sz w:val="21"/>
          <w:szCs w:val="21"/>
          <w:lang w:eastAsia="fr-FR"/>
          <w14:ligatures w14:val="none"/>
        </w:rPr>
        <w:t>la</w:t>
      </w:r>
      <w:proofErr w:type="gramEnd"/>
      <w:r w:rsidRPr="007E31BF">
        <w:rPr>
          <w:rFonts w:ascii="Helvetica Neue" w:eastAsia="Times New Roman" w:hAnsi="Helvetica Neue" w:cs="Times New Roman"/>
          <w:color w:val="333333"/>
          <w:kern w:val="0"/>
          <w:sz w:val="21"/>
          <w:szCs w:val="21"/>
          <w:lang w:eastAsia="fr-FR"/>
          <w14:ligatures w14:val="none"/>
        </w:rPr>
        <w:t xml:space="preserve"> Rue Eugene Chavant correspondrait peut être aux consultations d’anesthésie de la clinique </w:t>
      </w:r>
      <w:proofErr w:type="spellStart"/>
      <w:r w:rsidRPr="007E31BF">
        <w:rPr>
          <w:rFonts w:ascii="Helvetica Neue" w:eastAsia="Times New Roman" w:hAnsi="Helvetica Neue" w:cs="Times New Roman"/>
          <w:color w:val="333333"/>
          <w:kern w:val="0"/>
          <w:sz w:val="21"/>
          <w:szCs w:val="21"/>
          <w:lang w:eastAsia="fr-FR"/>
          <w14:ligatures w14:val="none"/>
        </w:rPr>
        <w:t>belledone</w:t>
      </w:r>
      <w:proofErr w:type="spellEnd"/>
      <w:r w:rsidRPr="007E31BF">
        <w:rPr>
          <w:rFonts w:ascii="Helvetica Neue" w:eastAsia="Times New Roman" w:hAnsi="Helvetica Neue" w:cs="Times New Roman"/>
          <w:color w:val="333333"/>
          <w:kern w:val="0"/>
          <w:sz w:val="21"/>
          <w:szCs w:val="21"/>
          <w:lang w:eastAsia="fr-FR"/>
          <w14:ligatures w14:val="none"/>
        </w:rPr>
        <w:t>.</w:t>
      </w:r>
    </w:p>
    <w:p w14:paraId="0E8B9D1A" w14:textId="77777777" w:rsidR="005267DD" w:rsidRDefault="007E31BF" w:rsidP="007E31BF">
      <w:pPr>
        <w:spacing w:after="150"/>
        <w:rPr>
          <w:rFonts w:ascii="Helvetica Neue" w:eastAsia="Times New Roman" w:hAnsi="Helvetica Neue" w:cs="Times New Roman"/>
          <w:color w:val="333333"/>
          <w:kern w:val="0"/>
          <w:sz w:val="21"/>
          <w:szCs w:val="21"/>
          <w:lang w:eastAsia="fr-FR"/>
          <w14:ligatures w14:val="none"/>
        </w:rPr>
      </w:pPr>
      <w:r w:rsidRPr="007E31BF">
        <w:rPr>
          <w:rFonts w:ascii="Helvetica Neue" w:eastAsia="Times New Roman" w:hAnsi="Helvetica Neue" w:cs="Times New Roman"/>
          <w:color w:val="333333"/>
          <w:kern w:val="0"/>
          <w:sz w:val="21"/>
          <w:szCs w:val="21"/>
          <w:lang w:eastAsia="fr-FR"/>
          <w14:ligatures w14:val="none"/>
        </w:rPr>
        <w:t xml:space="preserve">Rhône : </w:t>
      </w:r>
    </w:p>
    <w:p w14:paraId="061AA2CB" w14:textId="54C1A733" w:rsidR="005267DD" w:rsidRDefault="007E31BF" w:rsidP="005267DD">
      <w:pPr>
        <w:pStyle w:val="Paragraphedeliste"/>
        <w:numPr>
          <w:ilvl w:val="0"/>
          <w:numId w:val="10"/>
        </w:numPr>
        <w:spacing w:after="150"/>
        <w:rPr>
          <w:rFonts w:ascii="Helvetica Neue" w:eastAsia="Times New Roman" w:hAnsi="Helvetica Neue" w:cs="Times New Roman"/>
          <w:color w:val="333333"/>
          <w:kern w:val="0"/>
          <w:sz w:val="21"/>
          <w:szCs w:val="21"/>
          <w:lang w:eastAsia="fr-FR"/>
          <w14:ligatures w14:val="none"/>
        </w:rPr>
      </w:pPr>
      <w:proofErr w:type="gramStart"/>
      <w:r w:rsidRPr="00335F77">
        <w:rPr>
          <w:rFonts w:ascii="Helvetica Neue" w:eastAsia="Times New Roman" w:hAnsi="Helvetica Neue" w:cs="Times New Roman"/>
          <w:color w:val="333333"/>
          <w:kern w:val="0"/>
          <w:sz w:val="21"/>
          <w:szCs w:val="21"/>
          <w:lang w:eastAsia="fr-FR"/>
          <w14:ligatures w14:val="none"/>
        </w:rPr>
        <w:t>le</w:t>
      </w:r>
      <w:proofErr w:type="gramEnd"/>
      <w:r w:rsidRPr="00335F77">
        <w:rPr>
          <w:rFonts w:ascii="Helvetica Neue" w:eastAsia="Times New Roman" w:hAnsi="Helvetica Neue" w:cs="Times New Roman"/>
          <w:color w:val="333333"/>
          <w:kern w:val="0"/>
          <w:sz w:val="21"/>
          <w:szCs w:val="21"/>
          <w:lang w:eastAsia="fr-FR"/>
          <w14:ligatures w14:val="none"/>
        </w:rPr>
        <w:t xml:space="preserve"> regroupement de l’</w:t>
      </w:r>
      <w:r w:rsidR="005267DD" w:rsidRPr="00335F77">
        <w:rPr>
          <w:rFonts w:ascii="Helvetica Neue" w:eastAsia="Times New Roman" w:hAnsi="Helvetica Neue" w:cs="Times New Roman"/>
          <w:color w:val="333333"/>
          <w:kern w:val="0"/>
          <w:sz w:val="21"/>
          <w:szCs w:val="21"/>
          <w:lang w:eastAsia="fr-FR"/>
          <w14:ligatures w14:val="none"/>
        </w:rPr>
        <w:t>hôpital</w:t>
      </w:r>
      <w:r w:rsidRPr="00335F77">
        <w:rPr>
          <w:rFonts w:ascii="Helvetica Neue" w:eastAsia="Times New Roman" w:hAnsi="Helvetica Neue" w:cs="Times New Roman"/>
          <w:color w:val="333333"/>
          <w:kern w:val="0"/>
          <w:sz w:val="21"/>
          <w:szCs w:val="21"/>
          <w:lang w:eastAsia="fr-FR"/>
          <w14:ligatures w14:val="none"/>
        </w:rPr>
        <w:t xml:space="preserve"> privé </w:t>
      </w:r>
      <w:proofErr w:type="spellStart"/>
      <w:r w:rsidRPr="00335F77">
        <w:rPr>
          <w:rFonts w:ascii="Helvetica Neue" w:eastAsia="Times New Roman" w:hAnsi="Helvetica Neue" w:cs="Times New Roman"/>
          <w:color w:val="333333"/>
          <w:kern w:val="0"/>
          <w:sz w:val="21"/>
          <w:szCs w:val="21"/>
          <w:lang w:eastAsia="fr-FR"/>
          <w14:ligatures w14:val="none"/>
        </w:rPr>
        <w:t>natecia</w:t>
      </w:r>
      <w:proofErr w:type="spellEnd"/>
      <w:r w:rsidRPr="00335F77">
        <w:rPr>
          <w:rFonts w:ascii="Helvetica Neue" w:eastAsia="Times New Roman" w:hAnsi="Helvetica Neue" w:cs="Times New Roman"/>
          <w:color w:val="333333"/>
          <w:kern w:val="0"/>
          <w:sz w:val="21"/>
          <w:szCs w:val="21"/>
          <w:lang w:eastAsia="fr-FR"/>
          <w14:ligatures w14:val="none"/>
        </w:rPr>
        <w:t xml:space="preserve">, à l’adresse avenue </w:t>
      </w:r>
      <w:proofErr w:type="spellStart"/>
      <w:r w:rsidRPr="00335F77">
        <w:rPr>
          <w:rFonts w:ascii="Helvetica Neue" w:eastAsia="Times New Roman" w:hAnsi="Helvetica Neue" w:cs="Times New Roman"/>
          <w:color w:val="333333"/>
          <w:kern w:val="0"/>
          <w:sz w:val="21"/>
          <w:szCs w:val="21"/>
          <w:lang w:eastAsia="fr-FR"/>
          <w14:ligatures w14:val="none"/>
        </w:rPr>
        <w:t>rockefeller</w:t>
      </w:r>
      <w:proofErr w:type="spellEnd"/>
      <w:r w:rsidRPr="00335F77">
        <w:rPr>
          <w:rFonts w:ascii="Helvetica Neue" w:eastAsia="Times New Roman" w:hAnsi="Helvetica Neue" w:cs="Times New Roman"/>
          <w:color w:val="333333"/>
          <w:kern w:val="0"/>
          <w:sz w:val="21"/>
          <w:szCs w:val="21"/>
          <w:lang w:eastAsia="fr-FR"/>
          <w14:ligatures w14:val="none"/>
        </w:rPr>
        <w:t xml:space="preserve"> comprend aussi les professionnels exerçant au centre médical </w:t>
      </w:r>
      <w:r w:rsidR="005267DD" w:rsidRPr="00335F77">
        <w:rPr>
          <w:rFonts w:ascii="Helvetica Neue" w:eastAsia="Times New Roman" w:hAnsi="Helvetica Neue" w:cs="Times New Roman"/>
          <w:color w:val="333333"/>
          <w:kern w:val="0"/>
          <w:sz w:val="21"/>
          <w:szCs w:val="21"/>
          <w:lang w:eastAsia="fr-FR"/>
          <w14:ligatures w14:val="none"/>
        </w:rPr>
        <w:t>Ambroise</w:t>
      </w:r>
      <w:r w:rsidRPr="00335F77">
        <w:rPr>
          <w:rFonts w:ascii="Helvetica Neue" w:eastAsia="Times New Roman" w:hAnsi="Helvetica Neue" w:cs="Times New Roman"/>
          <w:color w:val="333333"/>
          <w:kern w:val="0"/>
          <w:sz w:val="21"/>
          <w:szCs w:val="21"/>
          <w:lang w:eastAsia="fr-FR"/>
          <w14:ligatures w14:val="none"/>
        </w:rPr>
        <w:t xml:space="preserve"> </w:t>
      </w:r>
      <w:r w:rsidR="005267DD" w:rsidRPr="00335F77">
        <w:rPr>
          <w:rFonts w:ascii="Helvetica Neue" w:eastAsia="Times New Roman" w:hAnsi="Helvetica Neue" w:cs="Times New Roman"/>
          <w:color w:val="333333"/>
          <w:kern w:val="0"/>
          <w:sz w:val="21"/>
          <w:szCs w:val="21"/>
          <w:lang w:eastAsia="fr-FR"/>
          <w14:ligatures w14:val="none"/>
        </w:rPr>
        <w:t>parée</w:t>
      </w:r>
      <w:r w:rsidRPr="00335F77">
        <w:rPr>
          <w:rFonts w:ascii="Helvetica Neue" w:eastAsia="Times New Roman" w:hAnsi="Helvetica Neue" w:cs="Times New Roman"/>
          <w:color w:val="333333"/>
          <w:kern w:val="0"/>
          <w:sz w:val="21"/>
          <w:szCs w:val="21"/>
          <w:lang w:eastAsia="fr-FR"/>
          <w14:ligatures w14:val="none"/>
        </w:rPr>
        <w:t xml:space="preserve">. </w:t>
      </w:r>
    </w:p>
    <w:p w14:paraId="24193A0A" w14:textId="24382506" w:rsidR="007E31BF" w:rsidRPr="00335F77" w:rsidRDefault="007E31BF" w:rsidP="00335F77">
      <w:pPr>
        <w:pStyle w:val="Paragraphedeliste"/>
        <w:numPr>
          <w:ilvl w:val="0"/>
          <w:numId w:val="10"/>
        </w:numPr>
        <w:spacing w:after="150"/>
        <w:rPr>
          <w:rFonts w:ascii="Helvetica Neue" w:eastAsia="Times New Roman" w:hAnsi="Helvetica Neue" w:cs="Times New Roman"/>
          <w:color w:val="333333"/>
          <w:kern w:val="0"/>
          <w:sz w:val="21"/>
          <w:szCs w:val="21"/>
          <w:lang w:eastAsia="fr-FR"/>
          <w14:ligatures w14:val="none"/>
        </w:rPr>
      </w:pPr>
      <w:proofErr w:type="gramStart"/>
      <w:r w:rsidRPr="00335F77">
        <w:rPr>
          <w:rFonts w:ascii="Helvetica Neue" w:eastAsia="Times New Roman" w:hAnsi="Helvetica Neue" w:cs="Times New Roman"/>
          <w:color w:val="333333"/>
          <w:kern w:val="0"/>
          <w:sz w:val="21"/>
          <w:szCs w:val="21"/>
          <w:lang w:eastAsia="fr-FR"/>
          <w14:ligatures w14:val="none"/>
        </w:rPr>
        <w:t>le</w:t>
      </w:r>
      <w:proofErr w:type="gramEnd"/>
      <w:r w:rsidRPr="00335F77">
        <w:rPr>
          <w:rFonts w:ascii="Helvetica Neue" w:eastAsia="Times New Roman" w:hAnsi="Helvetica Neue" w:cs="Times New Roman"/>
          <w:color w:val="333333"/>
          <w:kern w:val="0"/>
          <w:sz w:val="21"/>
          <w:szCs w:val="21"/>
          <w:lang w:eastAsia="fr-FR"/>
          <w14:ligatures w14:val="none"/>
        </w:rPr>
        <w:t xml:space="preserve"> regroupement de la clinique du val d’ouest </w:t>
      </w:r>
      <w:proofErr w:type="spellStart"/>
      <w:r w:rsidRPr="00335F77">
        <w:rPr>
          <w:rFonts w:ascii="Helvetica Neue" w:eastAsia="Times New Roman" w:hAnsi="Helvetica Neue" w:cs="Times New Roman"/>
          <w:color w:val="333333"/>
          <w:kern w:val="0"/>
          <w:sz w:val="21"/>
          <w:szCs w:val="21"/>
          <w:lang w:eastAsia="fr-FR"/>
          <w14:ligatures w14:val="none"/>
        </w:rPr>
        <w:t>vendome</w:t>
      </w:r>
      <w:proofErr w:type="spellEnd"/>
      <w:r w:rsidRPr="00335F77">
        <w:rPr>
          <w:rFonts w:ascii="Helvetica Neue" w:eastAsia="Times New Roman" w:hAnsi="Helvetica Neue" w:cs="Times New Roman"/>
          <w:color w:val="333333"/>
          <w:kern w:val="0"/>
          <w:sz w:val="21"/>
          <w:szCs w:val="21"/>
          <w:lang w:eastAsia="fr-FR"/>
          <w14:ligatures w14:val="none"/>
        </w:rPr>
        <w:t xml:space="preserve">, à l’adresse chemin de la </w:t>
      </w:r>
      <w:proofErr w:type="spellStart"/>
      <w:r w:rsidRPr="00335F77">
        <w:rPr>
          <w:rFonts w:ascii="Helvetica Neue" w:eastAsia="Times New Roman" w:hAnsi="Helvetica Neue" w:cs="Times New Roman"/>
          <w:color w:val="333333"/>
          <w:kern w:val="0"/>
          <w:sz w:val="21"/>
          <w:szCs w:val="21"/>
          <w:lang w:eastAsia="fr-FR"/>
          <w14:ligatures w14:val="none"/>
        </w:rPr>
        <w:t>vernique</w:t>
      </w:r>
      <w:proofErr w:type="spellEnd"/>
      <w:r w:rsidRPr="00335F77">
        <w:rPr>
          <w:rFonts w:ascii="Helvetica Neue" w:eastAsia="Times New Roman" w:hAnsi="Helvetica Neue" w:cs="Times New Roman"/>
          <w:color w:val="333333"/>
          <w:kern w:val="0"/>
          <w:sz w:val="21"/>
          <w:szCs w:val="21"/>
          <w:lang w:eastAsia="fr-FR"/>
          <w14:ligatures w14:val="none"/>
        </w:rPr>
        <w:t xml:space="preserve"> comprend aussi les professionnels exerçant au </w:t>
      </w:r>
      <w:proofErr w:type="spellStart"/>
      <w:r w:rsidRPr="00335F77">
        <w:rPr>
          <w:rFonts w:ascii="Helvetica Neue" w:eastAsia="Times New Roman" w:hAnsi="Helvetica Neue" w:cs="Times New Roman"/>
          <w:color w:val="333333"/>
          <w:kern w:val="0"/>
          <w:sz w:val="21"/>
          <w:szCs w:val="21"/>
          <w:lang w:eastAsia="fr-FR"/>
          <w14:ligatures w14:val="none"/>
        </w:rPr>
        <w:t>médicentre</w:t>
      </w:r>
      <w:proofErr w:type="spellEnd"/>
      <w:r w:rsidRPr="00335F77">
        <w:rPr>
          <w:rFonts w:ascii="Helvetica Neue" w:eastAsia="Times New Roman" w:hAnsi="Helvetica Neue" w:cs="Times New Roman"/>
          <w:color w:val="333333"/>
          <w:kern w:val="0"/>
          <w:sz w:val="21"/>
          <w:szCs w:val="21"/>
          <w:lang w:eastAsia="fr-FR"/>
          <w14:ligatures w14:val="none"/>
        </w:rPr>
        <w:t>.</w:t>
      </w:r>
    </w:p>
    <w:p w14:paraId="76D45ECE" w14:textId="77777777" w:rsidR="007E31BF" w:rsidRPr="007E31BF" w:rsidRDefault="007E31BF" w:rsidP="007E31BF">
      <w:pPr>
        <w:spacing w:after="150"/>
        <w:rPr>
          <w:rFonts w:ascii="Helvetica Neue" w:eastAsia="Times New Roman" w:hAnsi="Helvetica Neue" w:cs="Times New Roman"/>
          <w:color w:val="333333"/>
          <w:kern w:val="0"/>
          <w:sz w:val="21"/>
          <w:szCs w:val="21"/>
          <w:lang w:eastAsia="fr-FR"/>
          <w14:ligatures w14:val="none"/>
        </w:rPr>
      </w:pPr>
      <w:r w:rsidRPr="007E31BF">
        <w:rPr>
          <w:rFonts w:ascii="Helvetica Neue" w:eastAsia="Times New Roman" w:hAnsi="Helvetica Neue" w:cs="Times New Roman"/>
          <w:color w:val="333333"/>
          <w:kern w:val="0"/>
          <w:sz w:val="21"/>
          <w:szCs w:val="21"/>
          <w:lang w:eastAsia="fr-FR"/>
          <w14:ligatures w14:val="none"/>
        </w:rPr>
        <w:t>Puy de dôme :</w:t>
      </w:r>
    </w:p>
    <w:p w14:paraId="4C46087C" w14:textId="77777777" w:rsidR="007E31BF" w:rsidRPr="007E31BF" w:rsidRDefault="007E31BF" w:rsidP="007E31BF">
      <w:pPr>
        <w:spacing w:before="300" w:after="150"/>
        <w:outlineLvl w:val="0"/>
        <w:rPr>
          <w:rFonts w:ascii="inherit" w:eastAsia="Times New Roman" w:hAnsi="inherit" w:cs="Times New Roman"/>
          <w:color w:val="333333"/>
          <w:kern w:val="36"/>
          <w:sz w:val="51"/>
          <w:szCs w:val="51"/>
          <w:lang w:eastAsia="fr-FR"/>
          <w14:ligatures w14:val="none"/>
        </w:rPr>
      </w:pPr>
      <w:r w:rsidRPr="007E31BF">
        <w:rPr>
          <w:rFonts w:ascii="inherit" w:eastAsia="Times New Roman" w:hAnsi="inherit" w:cs="Times New Roman"/>
          <w:color w:val="333333"/>
          <w:kern w:val="36"/>
          <w:sz w:val="51"/>
          <w:szCs w:val="51"/>
          <w:lang w:eastAsia="fr-FR"/>
          <w14:ligatures w14:val="none"/>
        </w:rPr>
        <w:t>B. Projections des capacités de recrutement des maternités</w:t>
      </w:r>
    </w:p>
    <w:p w14:paraId="35C05C6E" w14:textId="77777777" w:rsidR="007E31BF" w:rsidRPr="007E31BF" w:rsidRDefault="007E31BF" w:rsidP="007E31BF">
      <w:pPr>
        <w:spacing w:before="300" w:after="150"/>
        <w:outlineLvl w:val="1"/>
        <w:rPr>
          <w:rFonts w:ascii="inherit" w:eastAsia="Times New Roman" w:hAnsi="inherit" w:cs="Times New Roman"/>
          <w:color w:val="333333"/>
          <w:kern w:val="0"/>
          <w:sz w:val="45"/>
          <w:szCs w:val="45"/>
          <w:lang w:eastAsia="fr-FR"/>
          <w14:ligatures w14:val="none"/>
        </w:rPr>
      </w:pPr>
      <w:r w:rsidRPr="007E31BF">
        <w:rPr>
          <w:rFonts w:ascii="inherit" w:eastAsia="Times New Roman" w:hAnsi="inherit" w:cs="Times New Roman"/>
          <w:color w:val="333333"/>
          <w:kern w:val="0"/>
          <w:sz w:val="45"/>
          <w:szCs w:val="45"/>
          <w:lang w:eastAsia="fr-FR"/>
          <w14:ligatures w14:val="none"/>
        </w:rPr>
        <w:t>Import des données</w:t>
      </w:r>
    </w:p>
    <w:p w14:paraId="2FA6CA91" w14:textId="77777777" w:rsidR="007E31BF" w:rsidRPr="007E31BF" w:rsidRDefault="007E31BF" w:rsidP="007E31BF">
      <w:pPr>
        <w:spacing w:after="150"/>
        <w:rPr>
          <w:rFonts w:ascii="Helvetica Neue" w:eastAsia="Times New Roman" w:hAnsi="Helvetica Neue" w:cs="Times New Roman"/>
          <w:color w:val="333333"/>
          <w:kern w:val="0"/>
          <w:sz w:val="21"/>
          <w:szCs w:val="21"/>
          <w:lang w:eastAsia="fr-FR"/>
          <w14:ligatures w14:val="none"/>
        </w:rPr>
      </w:pPr>
      <w:r w:rsidRPr="007E31BF">
        <w:rPr>
          <w:rFonts w:ascii="Helvetica Neue" w:eastAsia="Times New Roman" w:hAnsi="Helvetica Neue" w:cs="Times New Roman"/>
          <w:color w:val="333333"/>
          <w:kern w:val="0"/>
          <w:sz w:val="21"/>
          <w:szCs w:val="21"/>
          <w:lang w:eastAsia="fr-FR"/>
          <w14:ligatures w14:val="none"/>
        </w:rPr>
        <w:t xml:space="preserve">Un flow chart illustre les établissements du réseau. Il s’agit du document “Scenario_RECRUT_DocTravail_20260224” disponible sur </w:t>
      </w:r>
      <w:proofErr w:type="spellStart"/>
      <w:r w:rsidRPr="007E31BF">
        <w:rPr>
          <w:rFonts w:ascii="Helvetica Neue" w:eastAsia="Times New Roman" w:hAnsi="Helvetica Neue" w:cs="Times New Roman"/>
          <w:color w:val="333333"/>
          <w:kern w:val="0"/>
          <w:sz w:val="21"/>
          <w:szCs w:val="21"/>
          <w:lang w:eastAsia="fr-FR"/>
          <w14:ligatures w14:val="none"/>
        </w:rPr>
        <w:t>Resana</w:t>
      </w:r>
      <w:proofErr w:type="spellEnd"/>
      <w:r w:rsidRPr="007E31BF">
        <w:rPr>
          <w:rFonts w:ascii="Helvetica Neue" w:eastAsia="Times New Roman" w:hAnsi="Helvetica Neue" w:cs="Times New Roman"/>
          <w:color w:val="333333"/>
          <w:kern w:val="0"/>
          <w:sz w:val="21"/>
          <w:szCs w:val="21"/>
          <w:lang w:eastAsia="fr-FR"/>
          <w14:ligatures w14:val="none"/>
        </w:rPr>
        <w:t xml:space="preserve"> (</w:t>
      </w:r>
      <w:proofErr w:type="spellStart"/>
      <w:r w:rsidRPr="007E31BF">
        <w:rPr>
          <w:rFonts w:ascii="Helvetica Neue" w:eastAsia="Times New Roman" w:hAnsi="Helvetica Neue" w:cs="Times New Roman"/>
          <w:color w:val="333333"/>
          <w:kern w:val="0"/>
          <w:sz w:val="21"/>
          <w:szCs w:val="21"/>
          <w:lang w:eastAsia="fr-FR"/>
          <w14:ligatures w14:val="none"/>
        </w:rPr>
        <w:t>Filomene_AURA</w:t>
      </w:r>
      <w:proofErr w:type="spellEnd"/>
      <w:r w:rsidRPr="007E31BF">
        <w:rPr>
          <w:rFonts w:ascii="Helvetica Neue" w:eastAsia="Times New Roman" w:hAnsi="Helvetica Neue" w:cs="Times New Roman"/>
          <w:color w:val="333333"/>
          <w:kern w:val="0"/>
          <w:sz w:val="21"/>
          <w:szCs w:val="21"/>
          <w:lang w:eastAsia="fr-FR"/>
          <w14:ligatures w14:val="none"/>
        </w:rPr>
        <w:t xml:space="preserve">). Au préalable, pour chaque réseau par département, un </w:t>
      </w:r>
      <w:proofErr w:type="spellStart"/>
      <w:r w:rsidRPr="007E31BF">
        <w:rPr>
          <w:rFonts w:ascii="Helvetica Neue" w:eastAsia="Times New Roman" w:hAnsi="Helvetica Neue" w:cs="Times New Roman"/>
          <w:color w:val="333333"/>
          <w:kern w:val="0"/>
          <w:sz w:val="21"/>
          <w:szCs w:val="21"/>
          <w:lang w:eastAsia="fr-FR"/>
          <w14:ligatures w14:val="none"/>
        </w:rPr>
        <w:t>excel</w:t>
      </w:r>
      <w:proofErr w:type="spellEnd"/>
      <w:r w:rsidRPr="007E31BF">
        <w:rPr>
          <w:rFonts w:ascii="Helvetica Neue" w:eastAsia="Times New Roman" w:hAnsi="Helvetica Neue" w:cs="Times New Roman"/>
          <w:color w:val="333333"/>
          <w:kern w:val="0"/>
          <w:sz w:val="21"/>
          <w:szCs w:val="21"/>
          <w:lang w:eastAsia="fr-FR"/>
          <w14:ligatures w14:val="none"/>
        </w:rPr>
        <w:t xml:space="preserve"> a été réalisé avec le nombre de naissances annuelles par maternité à partir du </w:t>
      </w:r>
      <w:proofErr w:type="spellStart"/>
      <w:r w:rsidRPr="007E31BF">
        <w:rPr>
          <w:rFonts w:ascii="Helvetica Neue" w:eastAsia="Times New Roman" w:hAnsi="Helvetica Neue" w:cs="Times New Roman"/>
          <w:color w:val="333333"/>
          <w:kern w:val="0"/>
          <w:sz w:val="21"/>
          <w:szCs w:val="21"/>
          <w:lang w:eastAsia="fr-FR"/>
          <w14:ligatures w14:val="none"/>
        </w:rPr>
        <w:t>flowchart</w:t>
      </w:r>
      <w:proofErr w:type="spellEnd"/>
      <w:r w:rsidRPr="007E31BF">
        <w:rPr>
          <w:rFonts w:ascii="Helvetica Neue" w:eastAsia="Times New Roman" w:hAnsi="Helvetica Neue" w:cs="Times New Roman"/>
          <w:color w:val="333333"/>
          <w:kern w:val="0"/>
          <w:sz w:val="21"/>
          <w:szCs w:val="21"/>
          <w:lang w:eastAsia="fr-FR"/>
          <w14:ligatures w14:val="none"/>
        </w:rPr>
        <w:t xml:space="preserve">. Ces </w:t>
      </w:r>
      <w:proofErr w:type="spellStart"/>
      <w:r w:rsidRPr="007E31BF">
        <w:rPr>
          <w:rFonts w:ascii="Helvetica Neue" w:eastAsia="Times New Roman" w:hAnsi="Helvetica Neue" w:cs="Times New Roman"/>
          <w:color w:val="333333"/>
          <w:kern w:val="0"/>
          <w:sz w:val="21"/>
          <w:szCs w:val="21"/>
          <w:lang w:eastAsia="fr-FR"/>
          <w14:ligatures w14:val="none"/>
        </w:rPr>
        <w:t>excel</w:t>
      </w:r>
      <w:proofErr w:type="spellEnd"/>
      <w:r w:rsidRPr="007E31BF">
        <w:rPr>
          <w:rFonts w:ascii="Helvetica Neue" w:eastAsia="Times New Roman" w:hAnsi="Helvetica Neue" w:cs="Times New Roman"/>
          <w:color w:val="333333"/>
          <w:kern w:val="0"/>
          <w:sz w:val="21"/>
          <w:szCs w:val="21"/>
          <w:lang w:eastAsia="fr-FR"/>
          <w14:ligatures w14:val="none"/>
        </w:rPr>
        <w:t> </w:t>
      </w:r>
      <w:proofErr w:type="spellStart"/>
      <w:r w:rsidRPr="007E31BF">
        <w:rPr>
          <w:rFonts w:ascii="Helvetica Neue" w:eastAsia="Times New Roman" w:hAnsi="Helvetica Neue" w:cs="Times New Roman"/>
          <w:b/>
          <w:bCs/>
          <w:color w:val="333333"/>
          <w:kern w:val="0"/>
          <w:sz w:val="21"/>
          <w:szCs w:val="21"/>
          <w:lang w:eastAsia="fr-FR"/>
          <w14:ligatures w14:val="none"/>
        </w:rPr>
        <w:t>mater_accDepartementReseau</w:t>
      </w:r>
      <w:proofErr w:type="spellEnd"/>
      <w:r w:rsidRPr="007E31BF">
        <w:rPr>
          <w:rFonts w:ascii="Helvetica Neue" w:eastAsia="Times New Roman" w:hAnsi="Helvetica Neue" w:cs="Times New Roman"/>
          <w:color w:val="333333"/>
          <w:kern w:val="0"/>
          <w:sz w:val="21"/>
          <w:szCs w:val="21"/>
          <w:lang w:eastAsia="fr-FR"/>
          <w14:ligatures w14:val="none"/>
        </w:rPr>
        <w:t xml:space="preserve"> sont enregistrés dans le dossier </w:t>
      </w:r>
      <w:proofErr w:type="spellStart"/>
      <w:r w:rsidRPr="007E31BF">
        <w:rPr>
          <w:rFonts w:ascii="Helvetica Neue" w:eastAsia="Times New Roman" w:hAnsi="Helvetica Neue" w:cs="Times New Roman"/>
          <w:color w:val="333333"/>
          <w:kern w:val="0"/>
          <w:sz w:val="21"/>
          <w:szCs w:val="21"/>
          <w:lang w:eastAsia="fr-FR"/>
          <w14:ligatures w14:val="none"/>
        </w:rPr>
        <w:t>Data_raw</w:t>
      </w:r>
      <w:proofErr w:type="spellEnd"/>
      <w:r w:rsidRPr="007E31BF">
        <w:rPr>
          <w:rFonts w:ascii="Helvetica Neue" w:eastAsia="Times New Roman" w:hAnsi="Helvetica Neue" w:cs="Times New Roman"/>
          <w:color w:val="333333"/>
          <w:kern w:val="0"/>
          <w:sz w:val="21"/>
          <w:szCs w:val="21"/>
          <w:lang w:eastAsia="fr-FR"/>
          <w14:ligatures w14:val="none"/>
        </w:rPr>
        <w:t>.</w:t>
      </w:r>
      <w:r w:rsidRPr="007E31BF">
        <w:rPr>
          <w:rFonts w:ascii="Helvetica Neue" w:eastAsia="Times New Roman" w:hAnsi="Helvetica Neue" w:cs="Times New Roman"/>
          <w:color w:val="333333"/>
          <w:kern w:val="0"/>
          <w:sz w:val="21"/>
          <w:szCs w:val="21"/>
          <w:lang w:eastAsia="fr-FR"/>
          <w14:ligatures w14:val="none"/>
        </w:rPr>
        <w:br/>
        <w:t xml:space="preserve">Les nombres de naissances proviennent des données PMSI de 2023 disponible via la rubrique santé périnatale </w:t>
      </w:r>
      <w:proofErr w:type="spellStart"/>
      <w:r w:rsidRPr="007E31BF">
        <w:rPr>
          <w:rFonts w:ascii="Helvetica Neue" w:eastAsia="Times New Roman" w:hAnsi="Helvetica Neue" w:cs="Times New Roman"/>
          <w:color w:val="333333"/>
          <w:kern w:val="0"/>
          <w:sz w:val="21"/>
          <w:szCs w:val="21"/>
          <w:lang w:eastAsia="fr-FR"/>
          <w14:ligatures w14:val="none"/>
        </w:rPr>
        <w:t>du</w:t>
      </w:r>
      <w:hyperlink r:id="rId28" w:history="1">
        <w:r w:rsidRPr="007E31BF">
          <w:rPr>
            <w:rFonts w:ascii="Helvetica Neue" w:eastAsia="Times New Roman" w:hAnsi="Helvetica Neue" w:cs="Times New Roman"/>
            <w:color w:val="337AB7"/>
            <w:kern w:val="0"/>
            <w:sz w:val="21"/>
            <w:szCs w:val="21"/>
            <w:lang w:eastAsia="fr-FR"/>
            <w14:ligatures w14:val="none"/>
          </w:rPr>
          <w:t>site</w:t>
        </w:r>
        <w:proofErr w:type="spellEnd"/>
        <w:r w:rsidRPr="007E31BF">
          <w:rPr>
            <w:rFonts w:ascii="Helvetica Neue" w:eastAsia="Times New Roman" w:hAnsi="Helvetica Neue" w:cs="Times New Roman"/>
            <w:color w:val="337AB7"/>
            <w:kern w:val="0"/>
            <w:sz w:val="21"/>
            <w:szCs w:val="21"/>
            <w:lang w:eastAsia="fr-FR"/>
            <w14:ligatures w14:val="none"/>
          </w:rPr>
          <w:t xml:space="preserve"> </w:t>
        </w:r>
        <w:proofErr w:type="spellStart"/>
        <w:r w:rsidRPr="007E31BF">
          <w:rPr>
            <w:rFonts w:ascii="Helvetica Neue" w:eastAsia="Times New Roman" w:hAnsi="Helvetica Neue" w:cs="Times New Roman"/>
            <w:color w:val="337AB7"/>
            <w:kern w:val="0"/>
            <w:sz w:val="21"/>
            <w:szCs w:val="21"/>
            <w:lang w:eastAsia="fr-FR"/>
            <w14:ligatures w14:val="none"/>
          </w:rPr>
          <w:t>scansanté</w:t>
        </w:r>
        <w:proofErr w:type="spellEnd"/>
      </w:hyperlink>
      <w:r w:rsidRPr="007E31BF">
        <w:rPr>
          <w:rFonts w:ascii="Helvetica Neue" w:eastAsia="Times New Roman" w:hAnsi="Helvetica Neue" w:cs="Times New Roman"/>
          <w:color w:val="333333"/>
          <w:kern w:val="0"/>
          <w:sz w:val="21"/>
          <w:szCs w:val="21"/>
          <w:lang w:eastAsia="fr-FR"/>
          <w14:ligatures w14:val="none"/>
        </w:rPr>
        <w:t>.</w:t>
      </w:r>
      <w:r w:rsidRPr="007E31BF">
        <w:rPr>
          <w:rFonts w:ascii="Helvetica Neue" w:eastAsia="Times New Roman" w:hAnsi="Helvetica Neue" w:cs="Times New Roman"/>
          <w:color w:val="333333"/>
          <w:kern w:val="0"/>
          <w:sz w:val="21"/>
          <w:szCs w:val="21"/>
          <w:lang w:eastAsia="fr-FR"/>
          <w14:ligatures w14:val="none"/>
        </w:rPr>
        <w:br/>
        <w:t xml:space="preserve">Pour actualiser les données, il est possible de modifier chaque </w:t>
      </w:r>
      <w:proofErr w:type="spellStart"/>
      <w:r w:rsidRPr="007E31BF">
        <w:rPr>
          <w:rFonts w:ascii="Helvetica Neue" w:eastAsia="Times New Roman" w:hAnsi="Helvetica Neue" w:cs="Times New Roman"/>
          <w:color w:val="333333"/>
          <w:kern w:val="0"/>
          <w:sz w:val="21"/>
          <w:szCs w:val="21"/>
          <w:lang w:eastAsia="fr-FR"/>
          <w14:ligatures w14:val="none"/>
        </w:rPr>
        <w:t>excel</w:t>
      </w:r>
      <w:proofErr w:type="spellEnd"/>
      <w:r w:rsidRPr="007E31BF">
        <w:rPr>
          <w:rFonts w:ascii="Helvetica Neue" w:eastAsia="Times New Roman" w:hAnsi="Helvetica Neue" w:cs="Times New Roman"/>
          <w:color w:val="333333"/>
          <w:kern w:val="0"/>
          <w:sz w:val="21"/>
          <w:szCs w:val="21"/>
          <w:lang w:eastAsia="fr-FR"/>
          <w14:ligatures w14:val="none"/>
        </w:rPr>
        <w:t xml:space="preserve"> source. Puis de les enregistrer au format csv.</w:t>
      </w:r>
    </w:p>
    <w:p w14:paraId="2CB5F804" w14:textId="77777777" w:rsidR="007E31BF" w:rsidRPr="007E31BF" w:rsidRDefault="007E31BF" w:rsidP="007E31BF">
      <w:pPr>
        <w:spacing w:before="300" w:after="150"/>
        <w:outlineLvl w:val="1"/>
        <w:rPr>
          <w:rFonts w:ascii="inherit" w:eastAsia="Times New Roman" w:hAnsi="inherit" w:cs="Times New Roman"/>
          <w:color w:val="333333"/>
          <w:kern w:val="0"/>
          <w:sz w:val="45"/>
          <w:szCs w:val="45"/>
          <w:lang w:eastAsia="fr-FR"/>
          <w14:ligatures w14:val="none"/>
        </w:rPr>
      </w:pPr>
      <w:r w:rsidRPr="007E31BF">
        <w:rPr>
          <w:rFonts w:ascii="inherit" w:eastAsia="Times New Roman" w:hAnsi="inherit" w:cs="Times New Roman"/>
          <w:color w:val="333333"/>
          <w:kern w:val="0"/>
          <w:sz w:val="45"/>
          <w:szCs w:val="45"/>
          <w:lang w:eastAsia="fr-FR"/>
          <w14:ligatures w14:val="none"/>
        </w:rPr>
        <w:t>Constitution d’une table projection</w:t>
      </w:r>
    </w:p>
    <w:p w14:paraId="5BF87509" w14:textId="77777777" w:rsidR="007E31BF" w:rsidRPr="007E31BF" w:rsidRDefault="007E31BF" w:rsidP="007E31BF">
      <w:pPr>
        <w:spacing w:after="150"/>
        <w:rPr>
          <w:rFonts w:ascii="Helvetica Neue" w:eastAsia="Times New Roman" w:hAnsi="Helvetica Neue" w:cs="Times New Roman"/>
          <w:color w:val="333333"/>
          <w:kern w:val="0"/>
          <w:sz w:val="21"/>
          <w:szCs w:val="21"/>
          <w:lang w:eastAsia="fr-FR"/>
          <w14:ligatures w14:val="none"/>
        </w:rPr>
      </w:pPr>
      <w:r w:rsidRPr="007E31BF">
        <w:rPr>
          <w:rFonts w:ascii="Helvetica Neue" w:eastAsia="Times New Roman" w:hAnsi="Helvetica Neue" w:cs="Times New Roman"/>
          <w:color w:val="333333"/>
          <w:kern w:val="0"/>
          <w:sz w:val="21"/>
          <w:szCs w:val="21"/>
          <w:lang w:eastAsia="fr-FR"/>
          <w14:ligatures w14:val="none"/>
        </w:rPr>
        <w:t>L’objectif est de créer des scenarios pour évaluer le nombre de femmes qu’il est possible d’informer et de recruter sur un territoire compte tenu du nombre de naissances. Selon les maternités, le scenario le plus adapté pourra différer.</w:t>
      </w:r>
    </w:p>
    <w:p w14:paraId="65AED453" w14:textId="77777777" w:rsidR="007E31BF" w:rsidRPr="007E31BF" w:rsidRDefault="007E31BF" w:rsidP="007E31BF">
      <w:pPr>
        <w:spacing w:after="150"/>
        <w:rPr>
          <w:rFonts w:ascii="Helvetica Neue" w:eastAsia="Times New Roman" w:hAnsi="Helvetica Neue" w:cs="Times New Roman"/>
          <w:color w:val="333333"/>
          <w:kern w:val="0"/>
          <w:sz w:val="21"/>
          <w:szCs w:val="21"/>
          <w:lang w:eastAsia="fr-FR"/>
          <w14:ligatures w14:val="none"/>
        </w:rPr>
      </w:pPr>
      <w:r w:rsidRPr="007E31BF">
        <w:rPr>
          <w:rFonts w:ascii="Helvetica Neue" w:eastAsia="Times New Roman" w:hAnsi="Helvetica Neue" w:cs="Times New Roman"/>
          <w:color w:val="333333"/>
          <w:kern w:val="0"/>
          <w:sz w:val="21"/>
          <w:szCs w:val="21"/>
          <w:lang w:eastAsia="fr-FR"/>
          <w14:ligatures w14:val="none"/>
        </w:rPr>
        <w:t>Le script “B1_projection_fonctions” définit les fonctions requises pour créer et lancer les scenarios.</w:t>
      </w:r>
    </w:p>
    <w:p w14:paraId="7F14703B" w14:textId="77777777" w:rsidR="007E31BF" w:rsidRPr="007E31BF" w:rsidRDefault="007E31BF" w:rsidP="007E31BF">
      <w:pPr>
        <w:spacing w:before="300" w:after="150"/>
        <w:outlineLvl w:val="2"/>
        <w:rPr>
          <w:rFonts w:ascii="inherit" w:eastAsia="Times New Roman" w:hAnsi="inherit" w:cs="Times New Roman"/>
          <w:color w:val="333333"/>
          <w:kern w:val="0"/>
          <w:sz w:val="36"/>
          <w:szCs w:val="36"/>
          <w:lang w:eastAsia="fr-FR"/>
          <w14:ligatures w14:val="none"/>
        </w:rPr>
      </w:pPr>
      <w:r w:rsidRPr="007E31BF">
        <w:rPr>
          <w:rFonts w:ascii="inherit" w:eastAsia="Times New Roman" w:hAnsi="inherit" w:cs="Times New Roman"/>
          <w:color w:val="333333"/>
          <w:kern w:val="0"/>
          <w:sz w:val="36"/>
          <w:szCs w:val="36"/>
          <w:lang w:eastAsia="fr-FR"/>
          <w14:ligatures w14:val="none"/>
        </w:rPr>
        <w:lastRenderedPageBreak/>
        <w:t>Les variables d’entrées</w:t>
      </w:r>
    </w:p>
    <w:p w14:paraId="4E227FD8" w14:textId="77777777" w:rsidR="007E31BF" w:rsidRPr="007E31BF" w:rsidRDefault="007E31BF" w:rsidP="007E31BF">
      <w:pPr>
        <w:spacing w:after="150"/>
        <w:rPr>
          <w:rFonts w:ascii="Helvetica Neue" w:eastAsia="Times New Roman" w:hAnsi="Helvetica Neue" w:cs="Times New Roman"/>
          <w:color w:val="333333"/>
          <w:kern w:val="0"/>
          <w:sz w:val="21"/>
          <w:szCs w:val="21"/>
          <w:lang w:eastAsia="fr-FR"/>
          <w14:ligatures w14:val="none"/>
        </w:rPr>
      </w:pPr>
      <w:r w:rsidRPr="007E31BF">
        <w:rPr>
          <w:rFonts w:ascii="Helvetica Neue" w:eastAsia="Times New Roman" w:hAnsi="Helvetica Neue" w:cs="Times New Roman"/>
          <w:color w:val="333333"/>
          <w:kern w:val="0"/>
          <w:sz w:val="21"/>
          <w:szCs w:val="21"/>
          <w:lang w:eastAsia="fr-FR"/>
          <w14:ligatures w14:val="none"/>
        </w:rPr>
        <w:t>Un scenario est lancé pour une table d’entrée propre à un réseau périnatal d’un département. Les réseaux étudiés sont les suivants : RPAI Isère, AURORE Isère, AURORE Rhône, RSPA Puy de Dôme. Pour chaque table, la colonne maternité est modifiée pour simplifier les noms des maternités. (Les noms initiaux et complets sont conservés dans une variable pour l’étape finale.)</w:t>
      </w:r>
    </w:p>
    <w:p w14:paraId="1C8F576A" w14:textId="77777777" w:rsidR="007E31BF" w:rsidRPr="007E31BF" w:rsidRDefault="007E31BF" w:rsidP="007E31BF">
      <w:pPr>
        <w:spacing w:after="150"/>
        <w:rPr>
          <w:rFonts w:ascii="Helvetica Neue" w:eastAsia="Times New Roman" w:hAnsi="Helvetica Neue" w:cs="Times New Roman"/>
          <w:color w:val="333333"/>
          <w:kern w:val="0"/>
          <w:sz w:val="21"/>
          <w:szCs w:val="21"/>
          <w:lang w:eastAsia="fr-FR"/>
          <w14:ligatures w14:val="none"/>
        </w:rPr>
      </w:pPr>
      <w:r w:rsidRPr="007E31BF">
        <w:rPr>
          <w:rFonts w:ascii="Helvetica Neue" w:eastAsia="Times New Roman" w:hAnsi="Helvetica Neue" w:cs="Times New Roman"/>
          <w:color w:val="333333"/>
          <w:kern w:val="0"/>
          <w:sz w:val="21"/>
          <w:szCs w:val="21"/>
          <w:lang w:eastAsia="fr-FR"/>
          <w14:ligatures w14:val="none"/>
        </w:rPr>
        <w:t>Par exemple, pour le réseau RPAI, la table d’entrée comprend une colonne </w:t>
      </w:r>
      <w:proofErr w:type="spellStart"/>
      <w:r w:rsidRPr="007E31BF">
        <w:rPr>
          <w:rFonts w:ascii="Helvetica Neue" w:eastAsia="Times New Roman" w:hAnsi="Helvetica Neue" w:cs="Times New Roman"/>
          <w:i/>
          <w:iCs/>
          <w:color w:val="333333"/>
          <w:kern w:val="0"/>
          <w:sz w:val="21"/>
          <w:szCs w:val="21"/>
          <w:lang w:eastAsia="fr-FR"/>
          <w14:ligatures w14:val="none"/>
        </w:rPr>
        <w:t>maternite</w:t>
      </w:r>
      <w:proofErr w:type="spellEnd"/>
      <w:r w:rsidRPr="007E31BF">
        <w:rPr>
          <w:rFonts w:ascii="Helvetica Neue" w:eastAsia="Times New Roman" w:hAnsi="Helvetica Neue" w:cs="Times New Roman"/>
          <w:color w:val="333333"/>
          <w:kern w:val="0"/>
          <w:sz w:val="21"/>
          <w:szCs w:val="21"/>
          <w:lang w:eastAsia="fr-FR"/>
          <w14:ligatures w14:val="none"/>
        </w:rPr>
        <w:t xml:space="preserve"> avec le nom des maternités du réseau (HCE CHUGA, GHM Grenoble, CH Voiron, Clinique de </w:t>
      </w:r>
      <w:proofErr w:type="spellStart"/>
      <w:r w:rsidRPr="007E31BF">
        <w:rPr>
          <w:rFonts w:ascii="Helvetica Neue" w:eastAsia="Times New Roman" w:hAnsi="Helvetica Neue" w:cs="Times New Roman"/>
          <w:color w:val="333333"/>
          <w:kern w:val="0"/>
          <w:sz w:val="21"/>
          <w:szCs w:val="21"/>
          <w:lang w:eastAsia="fr-FR"/>
          <w14:ligatures w14:val="none"/>
        </w:rPr>
        <w:t>Belledone</w:t>
      </w:r>
      <w:proofErr w:type="spellEnd"/>
      <w:r w:rsidRPr="007E31BF">
        <w:rPr>
          <w:rFonts w:ascii="Helvetica Neue" w:eastAsia="Times New Roman" w:hAnsi="Helvetica Neue" w:cs="Times New Roman"/>
          <w:color w:val="333333"/>
          <w:kern w:val="0"/>
          <w:sz w:val="21"/>
          <w:szCs w:val="21"/>
          <w:lang w:eastAsia="fr-FR"/>
          <w14:ligatures w14:val="none"/>
        </w:rPr>
        <w:t>, Clinique des Cèdres) et une colonne </w:t>
      </w:r>
      <w:r w:rsidRPr="007E31BF">
        <w:rPr>
          <w:rFonts w:ascii="Helvetica Neue" w:eastAsia="Times New Roman" w:hAnsi="Helvetica Neue" w:cs="Times New Roman"/>
          <w:i/>
          <w:iCs/>
          <w:color w:val="333333"/>
          <w:kern w:val="0"/>
          <w:sz w:val="21"/>
          <w:szCs w:val="21"/>
          <w:lang w:eastAsia="fr-FR"/>
          <w14:ligatures w14:val="none"/>
        </w:rPr>
        <w:t>accouchement</w:t>
      </w:r>
      <w:r w:rsidRPr="007E31BF">
        <w:rPr>
          <w:rFonts w:ascii="Helvetica Neue" w:eastAsia="Times New Roman" w:hAnsi="Helvetica Neue" w:cs="Times New Roman"/>
          <w:color w:val="333333"/>
          <w:kern w:val="0"/>
          <w:sz w:val="21"/>
          <w:szCs w:val="21"/>
          <w:lang w:eastAsia="fr-FR"/>
          <w14:ligatures w14:val="none"/>
        </w:rPr>
        <w:t> avec le nombre de naissances annuelles.</w:t>
      </w:r>
    </w:p>
    <w:p w14:paraId="42193E19" w14:textId="77777777" w:rsidR="007E31BF" w:rsidRPr="007E31BF" w:rsidRDefault="007E31BF" w:rsidP="007E31BF">
      <w:pPr>
        <w:spacing w:after="150"/>
        <w:rPr>
          <w:rFonts w:ascii="Helvetica Neue" w:eastAsia="Times New Roman" w:hAnsi="Helvetica Neue" w:cs="Times New Roman"/>
          <w:color w:val="333333"/>
          <w:kern w:val="0"/>
          <w:sz w:val="21"/>
          <w:szCs w:val="21"/>
          <w:lang w:eastAsia="fr-FR"/>
          <w14:ligatures w14:val="none"/>
        </w:rPr>
      </w:pPr>
      <w:r w:rsidRPr="007E31BF">
        <w:rPr>
          <w:rFonts w:ascii="Helvetica Neue" w:eastAsia="Times New Roman" w:hAnsi="Helvetica Neue" w:cs="Times New Roman"/>
          <w:color w:val="333333"/>
          <w:kern w:val="0"/>
          <w:sz w:val="21"/>
          <w:szCs w:val="21"/>
          <w:lang w:eastAsia="fr-FR"/>
          <w14:ligatures w14:val="none"/>
        </w:rPr>
        <w:t>Les autres données d’entrées sont :</w:t>
      </w:r>
    </w:p>
    <w:p w14:paraId="5D700E96" w14:textId="77777777" w:rsidR="007E31BF" w:rsidRPr="007E31BF" w:rsidRDefault="007E31BF" w:rsidP="007E31BF">
      <w:pPr>
        <w:numPr>
          <w:ilvl w:val="0"/>
          <w:numId w:val="6"/>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proofErr w:type="gramStart"/>
      <w:r w:rsidRPr="007E31BF">
        <w:rPr>
          <w:rFonts w:ascii="Helvetica Neue" w:eastAsia="Times New Roman" w:hAnsi="Helvetica Neue" w:cs="Times New Roman"/>
          <w:color w:val="333333"/>
          <w:kern w:val="0"/>
          <w:sz w:val="21"/>
          <w:szCs w:val="21"/>
          <w:lang w:eastAsia="fr-FR"/>
          <w14:ligatures w14:val="none"/>
        </w:rPr>
        <w:t>la</w:t>
      </w:r>
      <w:proofErr w:type="gramEnd"/>
      <w:r w:rsidRPr="007E31BF">
        <w:rPr>
          <w:rFonts w:ascii="Helvetica Neue" w:eastAsia="Times New Roman" w:hAnsi="Helvetica Neue" w:cs="Times New Roman"/>
          <w:color w:val="333333"/>
          <w:kern w:val="0"/>
          <w:sz w:val="21"/>
          <w:szCs w:val="21"/>
          <w:lang w:eastAsia="fr-FR"/>
          <w14:ligatures w14:val="none"/>
        </w:rPr>
        <w:t xml:space="preserve"> variable </w:t>
      </w:r>
      <w:proofErr w:type="spellStart"/>
      <w:r w:rsidRPr="007E31BF">
        <w:rPr>
          <w:rFonts w:ascii="Helvetica Neue" w:eastAsia="Times New Roman" w:hAnsi="Helvetica Neue" w:cs="Times New Roman"/>
          <w:color w:val="333333"/>
          <w:kern w:val="0"/>
          <w:sz w:val="21"/>
          <w:szCs w:val="21"/>
          <w:lang w:eastAsia="fr-FR"/>
          <w14:ligatures w14:val="none"/>
        </w:rPr>
        <w:t>inf</w:t>
      </w:r>
      <w:proofErr w:type="spellEnd"/>
      <w:r w:rsidRPr="007E31BF">
        <w:rPr>
          <w:rFonts w:ascii="Helvetica Neue" w:eastAsia="Times New Roman" w:hAnsi="Helvetica Neue" w:cs="Times New Roman"/>
          <w:color w:val="333333"/>
          <w:kern w:val="0"/>
          <w:sz w:val="21"/>
          <w:szCs w:val="21"/>
          <w:lang w:eastAsia="fr-FR"/>
          <w14:ligatures w14:val="none"/>
        </w:rPr>
        <w:t xml:space="preserve">, vecteur correspondant aux pourcentages de femmes enceintes informées de </w:t>
      </w:r>
      <w:proofErr w:type="spellStart"/>
      <w:r w:rsidRPr="007E31BF">
        <w:rPr>
          <w:rFonts w:ascii="Helvetica Neue" w:eastAsia="Times New Roman" w:hAnsi="Helvetica Neue" w:cs="Times New Roman"/>
          <w:color w:val="333333"/>
          <w:kern w:val="0"/>
          <w:sz w:val="21"/>
          <w:szCs w:val="21"/>
          <w:lang w:eastAsia="fr-FR"/>
          <w14:ligatures w14:val="none"/>
        </w:rPr>
        <w:t>Filomene,via</w:t>
      </w:r>
      <w:proofErr w:type="spellEnd"/>
      <w:r w:rsidRPr="007E31BF">
        <w:rPr>
          <w:rFonts w:ascii="Helvetica Neue" w:eastAsia="Times New Roman" w:hAnsi="Helvetica Neue" w:cs="Times New Roman"/>
          <w:color w:val="333333"/>
          <w:kern w:val="0"/>
          <w:sz w:val="21"/>
          <w:szCs w:val="21"/>
          <w:lang w:eastAsia="fr-FR"/>
          <w14:ligatures w14:val="none"/>
        </w:rPr>
        <w:t xml:space="preserve"> de l’information active ou passive.</w:t>
      </w:r>
    </w:p>
    <w:p w14:paraId="2EEC719A" w14:textId="77777777" w:rsidR="007E31BF" w:rsidRPr="007E31BF" w:rsidRDefault="007E31BF" w:rsidP="007E31BF">
      <w:pPr>
        <w:numPr>
          <w:ilvl w:val="0"/>
          <w:numId w:val="6"/>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proofErr w:type="gramStart"/>
      <w:r w:rsidRPr="007E31BF">
        <w:rPr>
          <w:rFonts w:ascii="Helvetica Neue" w:eastAsia="Times New Roman" w:hAnsi="Helvetica Neue" w:cs="Times New Roman"/>
          <w:color w:val="333333"/>
          <w:kern w:val="0"/>
          <w:sz w:val="21"/>
          <w:szCs w:val="21"/>
          <w:lang w:eastAsia="fr-FR"/>
          <w14:ligatures w14:val="none"/>
        </w:rPr>
        <w:t>la</w:t>
      </w:r>
      <w:proofErr w:type="gramEnd"/>
      <w:r w:rsidRPr="007E31BF">
        <w:rPr>
          <w:rFonts w:ascii="Helvetica Neue" w:eastAsia="Times New Roman" w:hAnsi="Helvetica Neue" w:cs="Times New Roman"/>
          <w:color w:val="333333"/>
          <w:kern w:val="0"/>
          <w:sz w:val="21"/>
          <w:szCs w:val="21"/>
          <w:lang w:eastAsia="fr-FR"/>
          <w14:ligatures w14:val="none"/>
        </w:rPr>
        <w:t xml:space="preserve"> variable </w:t>
      </w:r>
      <w:proofErr w:type="spellStart"/>
      <w:r w:rsidRPr="007E31BF">
        <w:rPr>
          <w:rFonts w:ascii="Helvetica Neue" w:eastAsia="Times New Roman" w:hAnsi="Helvetica Neue" w:cs="Times New Roman"/>
          <w:color w:val="333333"/>
          <w:kern w:val="0"/>
          <w:sz w:val="21"/>
          <w:szCs w:val="21"/>
          <w:lang w:eastAsia="fr-FR"/>
          <w14:ligatures w14:val="none"/>
        </w:rPr>
        <w:t>inc</w:t>
      </w:r>
      <w:proofErr w:type="spellEnd"/>
      <w:r w:rsidRPr="007E31BF">
        <w:rPr>
          <w:rFonts w:ascii="Helvetica Neue" w:eastAsia="Times New Roman" w:hAnsi="Helvetica Neue" w:cs="Times New Roman"/>
          <w:color w:val="333333"/>
          <w:kern w:val="0"/>
          <w:sz w:val="21"/>
          <w:szCs w:val="21"/>
          <w:lang w:eastAsia="fr-FR"/>
          <w14:ligatures w14:val="none"/>
        </w:rPr>
        <w:t xml:space="preserve">, vecteur correspondant aux pourcentages de femmes enceintes incluses dans </w:t>
      </w:r>
      <w:proofErr w:type="spellStart"/>
      <w:r w:rsidRPr="007E31BF">
        <w:rPr>
          <w:rFonts w:ascii="Helvetica Neue" w:eastAsia="Times New Roman" w:hAnsi="Helvetica Neue" w:cs="Times New Roman"/>
          <w:color w:val="333333"/>
          <w:kern w:val="0"/>
          <w:sz w:val="21"/>
          <w:szCs w:val="21"/>
          <w:lang w:eastAsia="fr-FR"/>
          <w14:ligatures w14:val="none"/>
        </w:rPr>
        <w:t>Filomene</w:t>
      </w:r>
      <w:proofErr w:type="spellEnd"/>
      <w:r w:rsidRPr="007E31BF">
        <w:rPr>
          <w:rFonts w:ascii="Helvetica Neue" w:eastAsia="Times New Roman" w:hAnsi="Helvetica Neue" w:cs="Times New Roman"/>
          <w:color w:val="333333"/>
          <w:kern w:val="0"/>
          <w:sz w:val="21"/>
          <w:szCs w:val="21"/>
          <w:lang w:eastAsia="fr-FR"/>
          <w14:ligatures w14:val="none"/>
        </w:rPr>
        <w:t>, ayant été informées de la cohorte</w:t>
      </w:r>
    </w:p>
    <w:p w14:paraId="3FCEE402" w14:textId="77777777" w:rsidR="007E31BF" w:rsidRPr="007E31BF" w:rsidRDefault="007E31BF" w:rsidP="007E31BF">
      <w:pPr>
        <w:numPr>
          <w:ilvl w:val="0"/>
          <w:numId w:val="6"/>
        </w:numPr>
        <w:spacing w:before="100" w:beforeAutospacing="1" w:after="100" w:afterAutospacing="1"/>
        <w:rPr>
          <w:rFonts w:ascii="Helvetica Neue" w:eastAsia="Times New Roman" w:hAnsi="Helvetica Neue" w:cs="Times New Roman"/>
          <w:color w:val="333333"/>
          <w:kern w:val="0"/>
          <w:sz w:val="21"/>
          <w:szCs w:val="21"/>
          <w:lang w:eastAsia="fr-FR"/>
          <w14:ligatures w14:val="none"/>
        </w:rPr>
      </w:pPr>
      <w:proofErr w:type="gramStart"/>
      <w:r w:rsidRPr="007E31BF">
        <w:rPr>
          <w:rFonts w:ascii="Helvetica Neue" w:eastAsia="Times New Roman" w:hAnsi="Helvetica Neue" w:cs="Times New Roman"/>
          <w:color w:val="333333"/>
          <w:kern w:val="0"/>
          <w:sz w:val="21"/>
          <w:szCs w:val="21"/>
          <w:lang w:eastAsia="fr-FR"/>
          <w14:ligatures w14:val="none"/>
        </w:rPr>
        <w:t>la</w:t>
      </w:r>
      <w:proofErr w:type="gramEnd"/>
      <w:r w:rsidRPr="007E31BF">
        <w:rPr>
          <w:rFonts w:ascii="Helvetica Neue" w:eastAsia="Times New Roman" w:hAnsi="Helvetica Neue" w:cs="Times New Roman"/>
          <w:color w:val="333333"/>
          <w:kern w:val="0"/>
          <w:sz w:val="21"/>
          <w:szCs w:val="21"/>
          <w:lang w:eastAsia="fr-FR"/>
          <w14:ligatures w14:val="none"/>
        </w:rPr>
        <w:t xml:space="preserve"> variable mois, correspondant au nombre de mois pris pour la simulation Ces trois variables sont communes à l’ensemble des scenario et placées en début de code.</w:t>
      </w:r>
    </w:p>
    <w:p w14:paraId="7F0DEA01" w14:textId="77777777" w:rsidR="007E31BF" w:rsidRPr="007E31BF" w:rsidRDefault="007E31BF" w:rsidP="007E31BF">
      <w:pPr>
        <w:spacing w:before="300" w:after="150"/>
        <w:outlineLvl w:val="2"/>
        <w:rPr>
          <w:rFonts w:ascii="inherit" w:eastAsia="Times New Roman" w:hAnsi="inherit" w:cs="Times New Roman"/>
          <w:color w:val="333333"/>
          <w:kern w:val="0"/>
          <w:sz w:val="36"/>
          <w:szCs w:val="36"/>
          <w:lang w:eastAsia="fr-FR"/>
          <w14:ligatures w14:val="none"/>
        </w:rPr>
      </w:pPr>
      <w:r w:rsidRPr="007E31BF">
        <w:rPr>
          <w:rFonts w:ascii="inherit" w:eastAsia="Times New Roman" w:hAnsi="inherit" w:cs="Times New Roman"/>
          <w:color w:val="333333"/>
          <w:kern w:val="0"/>
          <w:sz w:val="36"/>
          <w:szCs w:val="36"/>
          <w:lang w:eastAsia="fr-FR"/>
          <w14:ligatures w14:val="none"/>
        </w:rPr>
        <w:t>Les scenarios</w:t>
      </w:r>
    </w:p>
    <w:p w14:paraId="53D71AEE" w14:textId="77777777" w:rsidR="007E31BF" w:rsidRPr="007E31BF" w:rsidRDefault="007E31BF" w:rsidP="007E31BF">
      <w:pPr>
        <w:spacing w:after="150"/>
        <w:rPr>
          <w:rFonts w:ascii="Helvetica Neue" w:eastAsia="Times New Roman" w:hAnsi="Helvetica Neue" w:cs="Times New Roman"/>
          <w:color w:val="333333"/>
          <w:kern w:val="0"/>
          <w:sz w:val="21"/>
          <w:szCs w:val="21"/>
          <w:lang w:eastAsia="fr-FR"/>
          <w14:ligatures w14:val="none"/>
        </w:rPr>
      </w:pPr>
      <w:r w:rsidRPr="007E31BF">
        <w:rPr>
          <w:rFonts w:ascii="Helvetica Neue" w:eastAsia="Times New Roman" w:hAnsi="Helvetica Neue" w:cs="Times New Roman"/>
          <w:color w:val="333333"/>
          <w:kern w:val="0"/>
          <w:sz w:val="21"/>
          <w:szCs w:val="21"/>
          <w:lang w:eastAsia="fr-FR"/>
          <w14:ligatures w14:val="none"/>
        </w:rPr>
        <w:t xml:space="preserve">Pour chaque table, trois étapes se </w:t>
      </w:r>
      <w:proofErr w:type="spellStart"/>
      <w:r w:rsidRPr="007E31BF">
        <w:rPr>
          <w:rFonts w:ascii="Helvetica Neue" w:eastAsia="Times New Roman" w:hAnsi="Helvetica Neue" w:cs="Times New Roman"/>
          <w:color w:val="333333"/>
          <w:kern w:val="0"/>
          <w:sz w:val="21"/>
          <w:szCs w:val="21"/>
          <w:lang w:eastAsia="fr-FR"/>
          <w14:ligatures w14:val="none"/>
        </w:rPr>
        <w:t>succédent</w:t>
      </w:r>
      <w:proofErr w:type="spellEnd"/>
      <w:r w:rsidRPr="007E31BF">
        <w:rPr>
          <w:rFonts w:ascii="Helvetica Neue" w:eastAsia="Times New Roman" w:hAnsi="Helvetica Neue" w:cs="Times New Roman"/>
          <w:color w:val="333333"/>
          <w:kern w:val="0"/>
          <w:sz w:val="21"/>
          <w:szCs w:val="21"/>
          <w:lang w:eastAsia="fr-FR"/>
          <w14:ligatures w14:val="none"/>
        </w:rPr>
        <w:t xml:space="preserve"> à partir des fonctions suivantes : La fonction </w:t>
      </w:r>
      <w:r w:rsidRPr="007E31BF">
        <w:rPr>
          <w:rFonts w:ascii="Helvetica Neue" w:eastAsia="Times New Roman" w:hAnsi="Helvetica Neue" w:cs="Times New Roman"/>
          <w:i/>
          <w:iCs/>
          <w:color w:val="333333"/>
          <w:kern w:val="0"/>
          <w:sz w:val="21"/>
          <w:szCs w:val="21"/>
          <w:lang w:eastAsia="fr-FR"/>
          <w14:ligatures w14:val="none"/>
        </w:rPr>
        <w:t>créer scenario</w:t>
      </w:r>
      <w:r w:rsidRPr="007E31BF">
        <w:rPr>
          <w:rFonts w:ascii="Helvetica Neue" w:eastAsia="Times New Roman" w:hAnsi="Helvetica Neue" w:cs="Times New Roman"/>
          <w:color w:val="333333"/>
          <w:kern w:val="0"/>
          <w:sz w:val="21"/>
          <w:szCs w:val="21"/>
          <w:lang w:eastAsia="fr-FR"/>
          <w14:ligatures w14:val="none"/>
        </w:rPr>
        <w:t xml:space="preserve"> permet de créer une table avec autant de lignes que la longueur de la variable mois et de lisser le nombre d’accouchements selon le nombre de mois. Ensuite, elle calcule le nombre de femmes informées puis incluses selon les hypothèses saisies sur </w:t>
      </w:r>
      <w:proofErr w:type="gramStart"/>
      <w:r w:rsidRPr="007E31BF">
        <w:rPr>
          <w:rFonts w:ascii="Helvetica Neue" w:eastAsia="Times New Roman" w:hAnsi="Helvetica Neue" w:cs="Times New Roman"/>
          <w:color w:val="333333"/>
          <w:kern w:val="0"/>
          <w:sz w:val="21"/>
          <w:szCs w:val="21"/>
          <w:lang w:eastAsia="fr-FR"/>
          <w14:ligatures w14:val="none"/>
        </w:rPr>
        <w:t>le pourcentages</w:t>
      </w:r>
      <w:proofErr w:type="gramEnd"/>
      <w:r w:rsidRPr="007E31BF">
        <w:rPr>
          <w:rFonts w:ascii="Helvetica Neue" w:eastAsia="Times New Roman" w:hAnsi="Helvetica Neue" w:cs="Times New Roman"/>
          <w:color w:val="333333"/>
          <w:kern w:val="0"/>
          <w:sz w:val="21"/>
          <w:szCs w:val="21"/>
          <w:lang w:eastAsia="fr-FR"/>
          <w14:ligatures w14:val="none"/>
        </w:rPr>
        <w:t xml:space="preserve"> de femmes informées incluses par rapport au nombre d’accouchements.</w:t>
      </w:r>
    </w:p>
    <w:p w14:paraId="7E30EBF5" w14:textId="77777777" w:rsidR="007E31BF" w:rsidRPr="007E31BF" w:rsidRDefault="007E31BF" w:rsidP="007E31BF">
      <w:pPr>
        <w:spacing w:after="150"/>
        <w:rPr>
          <w:rFonts w:ascii="Helvetica Neue" w:eastAsia="Times New Roman" w:hAnsi="Helvetica Neue" w:cs="Times New Roman"/>
          <w:color w:val="333333"/>
          <w:kern w:val="0"/>
          <w:sz w:val="21"/>
          <w:szCs w:val="21"/>
          <w:lang w:eastAsia="fr-FR"/>
          <w14:ligatures w14:val="none"/>
        </w:rPr>
      </w:pPr>
      <w:r w:rsidRPr="007E31BF">
        <w:rPr>
          <w:rFonts w:ascii="Helvetica Neue" w:eastAsia="Times New Roman" w:hAnsi="Helvetica Neue" w:cs="Times New Roman"/>
          <w:color w:val="333333"/>
          <w:kern w:val="0"/>
          <w:sz w:val="21"/>
          <w:szCs w:val="21"/>
          <w:lang w:eastAsia="fr-FR"/>
          <w14:ligatures w14:val="none"/>
        </w:rPr>
        <w:t>La fonction </w:t>
      </w:r>
      <w:r w:rsidRPr="007E31BF">
        <w:rPr>
          <w:rFonts w:ascii="Helvetica Neue" w:eastAsia="Times New Roman" w:hAnsi="Helvetica Neue" w:cs="Times New Roman"/>
          <w:i/>
          <w:iCs/>
          <w:color w:val="333333"/>
          <w:kern w:val="0"/>
          <w:sz w:val="21"/>
          <w:szCs w:val="21"/>
          <w:lang w:eastAsia="fr-FR"/>
          <w14:ligatures w14:val="none"/>
        </w:rPr>
        <w:t>lancer scenario</w:t>
      </w:r>
      <w:r w:rsidRPr="007E31BF">
        <w:rPr>
          <w:rFonts w:ascii="Helvetica Neue" w:eastAsia="Times New Roman" w:hAnsi="Helvetica Neue" w:cs="Times New Roman"/>
          <w:color w:val="333333"/>
          <w:kern w:val="0"/>
          <w:sz w:val="21"/>
          <w:szCs w:val="21"/>
          <w:lang w:eastAsia="fr-FR"/>
          <w14:ligatures w14:val="none"/>
        </w:rPr>
        <w:t xml:space="preserve"> permet de créer une liste de plusieurs tables. La liste se complète au fur et à mesure que la boucle parcourt les valeurs des vecteurs </w:t>
      </w:r>
      <w:proofErr w:type="spellStart"/>
      <w:r w:rsidRPr="007E31BF">
        <w:rPr>
          <w:rFonts w:ascii="Helvetica Neue" w:eastAsia="Times New Roman" w:hAnsi="Helvetica Neue" w:cs="Times New Roman"/>
          <w:color w:val="333333"/>
          <w:kern w:val="0"/>
          <w:sz w:val="21"/>
          <w:szCs w:val="21"/>
          <w:lang w:eastAsia="fr-FR"/>
          <w14:ligatures w14:val="none"/>
        </w:rPr>
        <w:t>inf</w:t>
      </w:r>
      <w:proofErr w:type="spellEnd"/>
      <w:r w:rsidRPr="007E31BF">
        <w:rPr>
          <w:rFonts w:ascii="Helvetica Neue" w:eastAsia="Times New Roman" w:hAnsi="Helvetica Neue" w:cs="Times New Roman"/>
          <w:color w:val="333333"/>
          <w:kern w:val="0"/>
          <w:sz w:val="21"/>
          <w:szCs w:val="21"/>
          <w:lang w:eastAsia="fr-FR"/>
          <w14:ligatures w14:val="none"/>
        </w:rPr>
        <w:t xml:space="preserve"> et </w:t>
      </w:r>
      <w:proofErr w:type="spellStart"/>
      <w:r w:rsidRPr="007E31BF">
        <w:rPr>
          <w:rFonts w:ascii="Helvetica Neue" w:eastAsia="Times New Roman" w:hAnsi="Helvetica Neue" w:cs="Times New Roman"/>
          <w:color w:val="333333"/>
          <w:kern w:val="0"/>
          <w:sz w:val="21"/>
          <w:szCs w:val="21"/>
          <w:lang w:eastAsia="fr-FR"/>
          <w14:ligatures w14:val="none"/>
        </w:rPr>
        <w:t>inc</w:t>
      </w:r>
      <w:proofErr w:type="spellEnd"/>
      <w:r w:rsidRPr="007E31BF">
        <w:rPr>
          <w:rFonts w:ascii="Helvetica Neue" w:eastAsia="Times New Roman" w:hAnsi="Helvetica Neue" w:cs="Times New Roman"/>
          <w:color w:val="333333"/>
          <w:kern w:val="0"/>
          <w:sz w:val="21"/>
          <w:szCs w:val="21"/>
          <w:lang w:eastAsia="fr-FR"/>
          <w14:ligatures w14:val="none"/>
        </w:rPr>
        <w:t xml:space="preserve"> et applique la fonction créer scenario à chaque couple (</w:t>
      </w:r>
      <w:proofErr w:type="spellStart"/>
      <w:r w:rsidRPr="007E31BF">
        <w:rPr>
          <w:rFonts w:ascii="Helvetica Neue" w:eastAsia="Times New Roman" w:hAnsi="Helvetica Neue" w:cs="Times New Roman"/>
          <w:color w:val="333333"/>
          <w:kern w:val="0"/>
          <w:sz w:val="21"/>
          <w:szCs w:val="21"/>
          <w:lang w:eastAsia="fr-FR"/>
          <w14:ligatures w14:val="none"/>
        </w:rPr>
        <w:t>inf</w:t>
      </w:r>
      <w:proofErr w:type="spellEnd"/>
      <w:r w:rsidRPr="007E31BF">
        <w:rPr>
          <w:rFonts w:ascii="Helvetica Neue" w:eastAsia="Times New Roman" w:hAnsi="Helvetica Neue" w:cs="Times New Roman"/>
          <w:color w:val="333333"/>
          <w:kern w:val="0"/>
          <w:sz w:val="21"/>
          <w:szCs w:val="21"/>
          <w:lang w:eastAsia="fr-FR"/>
          <w14:ligatures w14:val="none"/>
        </w:rPr>
        <w:t xml:space="preserve">, </w:t>
      </w:r>
      <w:proofErr w:type="spellStart"/>
      <w:r w:rsidRPr="007E31BF">
        <w:rPr>
          <w:rFonts w:ascii="Helvetica Neue" w:eastAsia="Times New Roman" w:hAnsi="Helvetica Neue" w:cs="Times New Roman"/>
          <w:color w:val="333333"/>
          <w:kern w:val="0"/>
          <w:sz w:val="21"/>
          <w:szCs w:val="21"/>
          <w:lang w:eastAsia="fr-FR"/>
          <w14:ligatures w14:val="none"/>
        </w:rPr>
        <w:t>inc</w:t>
      </w:r>
      <w:proofErr w:type="spellEnd"/>
      <w:r w:rsidRPr="007E31BF">
        <w:rPr>
          <w:rFonts w:ascii="Helvetica Neue" w:eastAsia="Times New Roman" w:hAnsi="Helvetica Neue" w:cs="Times New Roman"/>
          <w:color w:val="333333"/>
          <w:kern w:val="0"/>
          <w:sz w:val="21"/>
          <w:szCs w:val="21"/>
          <w:lang w:eastAsia="fr-FR"/>
          <w14:ligatures w14:val="none"/>
        </w:rPr>
        <w:t xml:space="preserve">). Le nombre de scenarios dépend de la longueur des vecteurs </w:t>
      </w:r>
      <w:proofErr w:type="spellStart"/>
      <w:r w:rsidRPr="007E31BF">
        <w:rPr>
          <w:rFonts w:ascii="Helvetica Neue" w:eastAsia="Times New Roman" w:hAnsi="Helvetica Neue" w:cs="Times New Roman"/>
          <w:color w:val="333333"/>
          <w:kern w:val="0"/>
          <w:sz w:val="21"/>
          <w:szCs w:val="21"/>
          <w:lang w:eastAsia="fr-FR"/>
          <w14:ligatures w14:val="none"/>
        </w:rPr>
        <w:t>inf</w:t>
      </w:r>
      <w:proofErr w:type="spellEnd"/>
      <w:r w:rsidRPr="007E31BF">
        <w:rPr>
          <w:rFonts w:ascii="Helvetica Neue" w:eastAsia="Times New Roman" w:hAnsi="Helvetica Neue" w:cs="Times New Roman"/>
          <w:color w:val="333333"/>
          <w:kern w:val="0"/>
          <w:sz w:val="21"/>
          <w:szCs w:val="21"/>
          <w:lang w:eastAsia="fr-FR"/>
          <w14:ligatures w14:val="none"/>
        </w:rPr>
        <w:t xml:space="preserve"> et </w:t>
      </w:r>
      <w:proofErr w:type="spellStart"/>
      <w:r w:rsidRPr="007E31BF">
        <w:rPr>
          <w:rFonts w:ascii="Helvetica Neue" w:eastAsia="Times New Roman" w:hAnsi="Helvetica Neue" w:cs="Times New Roman"/>
          <w:color w:val="333333"/>
          <w:kern w:val="0"/>
          <w:sz w:val="21"/>
          <w:szCs w:val="21"/>
          <w:lang w:eastAsia="fr-FR"/>
          <w14:ligatures w14:val="none"/>
        </w:rPr>
        <w:t>inc</w:t>
      </w:r>
      <w:proofErr w:type="spellEnd"/>
      <w:r w:rsidRPr="007E31BF">
        <w:rPr>
          <w:rFonts w:ascii="Helvetica Neue" w:eastAsia="Times New Roman" w:hAnsi="Helvetica Neue" w:cs="Times New Roman"/>
          <w:color w:val="333333"/>
          <w:kern w:val="0"/>
          <w:sz w:val="21"/>
          <w:szCs w:val="21"/>
          <w:lang w:eastAsia="fr-FR"/>
          <w14:ligatures w14:val="none"/>
        </w:rPr>
        <w:t xml:space="preserve">, il y a </w:t>
      </w:r>
      <w:proofErr w:type="spellStart"/>
      <w:r w:rsidRPr="007E31BF">
        <w:rPr>
          <w:rFonts w:ascii="Helvetica Neue" w:eastAsia="Times New Roman" w:hAnsi="Helvetica Neue" w:cs="Times New Roman"/>
          <w:color w:val="333333"/>
          <w:kern w:val="0"/>
          <w:sz w:val="21"/>
          <w:szCs w:val="21"/>
          <w:lang w:eastAsia="fr-FR"/>
          <w14:ligatures w14:val="none"/>
        </w:rPr>
        <w:t>inf</w:t>
      </w:r>
      <w:proofErr w:type="spellEnd"/>
      <w:r w:rsidRPr="007E31BF">
        <w:rPr>
          <w:rFonts w:ascii="Helvetica Neue" w:eastAsia="Times New Roman" w:hAnsi="Helvetica Neue" w:cs="Times New Roman"/>
          <w:color w:val="333333"/>
          <w:kern w:val="0"/>
          <w:sz w:val="21"/>
          <w:szCs w:val="21"/>
          <w:lang w:eastAsia="fr-FR"/>
          <w14:ligatures w14:val="none"/>
        </w:rPr>
        <w:t>*</w:t>
      </w:r>
      <w:proofErr w:type="spellStart"/>
      <w:r w:rsidRPr="007E31BF">
        <w:rPr>
          <w:rFonts w:ascii="Helvetica Neue" w:eastAsia="Times New Roman" w:hAnsi="Helvetica Neue" w:cs="Times New Roman"/>
          <w:color w:val="333333"/>
          <w:kern w:val="0"/>
          <w:sz w:val="21"/>
          <w:szCs w:val="21"/>
          <w:lang w:eastAsia="fr-FR"/>
          <w14:ligatures w14:val="none"/>
        </w:rPr>
        <w:t>inc</w:t>
      </w:r>
      <w:proofErr w:type="spellEnd"/>
      <w:r w:rsidRPr="007E31BF">
        <w:rPr>
          <w:rFonts w:ascii="Helvetica Neue" w:eastAsia="Times New Roman" w:hAnsi="Helvetica Neue" w:cs="Times New Roman"/>
          <w:color w:val="333333"/>
          <w:kern w:val="0"/>
          <w:sz w:val="21"/>
          <w:szCs w:val="21"/>
          <w:lang w:eastAsia="fr-FR"/>
          <w14:ligatures w14:val="none"/>
        </w:rPr>
        <w:t xml:space="preserve"> scenarios. Le résultat est une table de scenarios par réseau. Il s’agit des variables </w:t>
      </w:r>
      <w:proofErr w:type="spellStart"/>
      <w:r w:rsidRPr="007E31BF">
        <w:rPr>
          <w:rFonts w:ascii="Helvetica Neue" w:eastAsia="Times New Roman" w:hAnsi="Helvetica Neue" w:cs="Times New Roman"/>
          <w:b/>
          <w:bCs/>
          <w:color w:val="333333"/>
          <w:kern w:val="0"/>
          <w:sz w:val="21"/>
          <w:szCs w:val="21"/>
          <w:lang w:eastAsia="fr-FR"/>
          <w14:ligatures w14:val="none"/>
        </w:rPr>
        <w:t>scenario_nomReseau</w:t>
      </w:r>
      <w:proofErr w:type="spellEnd"/>
      <w:r w:rsidRPr="007E31BF">
        <w:rPr>
          <w:rFonts w:ascii="Helvetica Neue" w:eastAsia="Times New Roman" w:hAnsi="Helvetica Neue" w:cs="Times New Roman"/>
          <w:color w:val="333333"/>
          <w:kern w:val="0"/>
          <w:sz w:val="21"/>
          <w:szCs w:val="21"/>
          <w:lang w:eastAsia="fr-FR"/>
          <w14:ligatures w14:val="none"/>
        </w:rPr>
        <w:t>.</w:t>
      </w:r>
    </w:p>
    <w:p w14:paraId="35D90B7E" w14:textId="77777777" w:rsidR="007E31BF" w:rsidRPr="007E31BF" w:rsidRDefault="007E31BF" w:rsidP="007E31BF">
      <w:pPr>
        <w:spacing w:after="150"/>
        <w:rPr>
          <w:rFonts w:ascii="Helvetica Neue" w:eastAsia="Times New Roman" w:hAnsi="Helvetica Neue" w:cs="Times New Roman"/>
          <w:color w:val="333333"/>
          <w:kern w:val="0"/>
          <w:sz w:val="21"/>
          <w:szCs w:val="21"/>
          <w:lang w:eastAsia="fr-FR"/>
          <w14:ligatures w14:val="none"/>
        </w:rPr>
      </w:pPr>
      <w:r w:rsidRPr="007E31BF">
        <w:rPr>
          <w:rFonts w:ascii="Helvetica Neue" w:eastAsia="Times New Roman" w:hAnsi="Helvetica Neue" w:cs="Times New Roman"/>
          <w:color w:val="333333"/>
          <w:kern w:val="0"/>
          <w:sz w:val="21"/>
          <w:szCs w:val="21"/>
          <w:lang w:eastAsia="fr-FR"/>
          <w14:ligatures w14:val="none"/>
        </w:rPr>
        <w:t>Puis, la fonction </w:t>
      </w:r>
      <w:r w:rsidRPr="007E31BF">
        <w:rPr>
          <w:rFonts w:ascii="Helvetica Neue" w:eastAsia="Times New Roman" w:hAnsi="Helvetica Neue" w:cs="Times New Roman"/>
          <w:i/>
          <w:iCs/>
          <w:color w:val="333333"/>
          <w:kern w:val="0"/>
          <w:sz w:val="21"/>
          <w:szCs w:val="21"/>
          <w:lang w:eastAsia="fr-FR"/>
          <w14:ligatures w14:val="none"/>
        </w:rPr>
        <w:t>annualiser</w:t>
      </w:r>
      <w:r w:rsidRPr="007E31BF">
        <w:rPr>
          <w:rFonts w:ascii="Helvetica Neue" w:eastAsia="Times New Roman" w:hAnsi="Helvetica Neue" w:cs="Times New Roman"/>
          <w:color w:val="333333"/>
          <w:kern w:val="0"/>
          <w:sz w:val="21"/>
          <w:szCs w:val="21"/>
          <w:lang w:eastAsia="fr-FR"/>
          <w14:ligatures w14:val="none"/>
        </w:rPr>
        <w:t xml:space="preserve"> crée une liste de plusieurs tables à partir d’une variable scenario obtenue précédemment. Chaque table contient la liste des maternités d’un réseau (par département) en ligne et calcule la somme des valeurs des colonnes accouchements, informées et incluses, issues de chaque élément par réseau. Pour appliquer la </w:t>
      </w:r>
      <w:proofErr w:type="spellStart"/>
      <w:r w:rsidRPr="007E31BF">
        <w:rPr>
          <w:rFonts w:ascii="Helvetica Neue" w:eastAsia="Times New Roman" w:hAnsi="Helvetica Neue" w:cs="Times New Roman"/>
          <w:color w:val="333333"/>
          <w:kern w:val="0"/>
          <w:sz w:val="21"/>
          <w:szCs w:val="21"/>
          <w:lang w:eastAsia="fr-FR"/>
          <w14:ligatures w14:val="none"/>
        </w:rPr>
        <w:t>donction</w:t>
      </w:r>
      <w:proofErr w:type="spellEnd"/>
      <w:r w:rsidRPr="007E31BF">
        <w:rPr>
          <w:rFonts w:ascii="Helvetica Neue" w:eastAsia="Times New Roman" w:hAnsi="Helvetica Neue" w:cs="Times New Roman"/>
          <w:color w:val="333333"/>
          <w:kern w:val="0"/>
          <w:sz w:val="21"/>
          <w:szCs w:val="21"/>
          <w:lang w:eastAsia="fr-FR"/>
          <w14:ligatures w14:val="none"/>
        </w:rPr>
        <w:t xml:space="preserve"> annualiser, il est nécessaire au préalable de définir la liste des préfixes de la table que sont les noms des maternités. En effet, le préfixe permet d’identifier les colonnes qui concernent la maternité.</w:t>
      </w:r>
    </w:p>
    <w:p w14:paraId="629AB36B" w14:textId="77777777" w:rsidR="007E31BF" w:rsidRPr="007E31BF" w:rsidRDefault="007E31BF" w:rsidP="007E31BF">
      <w:pPr>
        <w:spacing w:after="150"/>
        <w:rPr>
          <w:rFonts w:ascii="Helvetica Neue" w:eastAsia="Times New Roman" w:hAnsi="Helvetica Neue" w:cs="Times New Roman"/>
          <w:color w:val="333333"/>
          <w:kern w:val="0"/>
          <w:sz w:val="21"/>
          <w:szCs w:val="21"/>
          <w:lang w:eastAsia="fr-FR"/>
          <w14:ligatures w14:val="none"/>
        </w:rPr>
      </w:pPr>
      <w:r w:rsidRPr="007E31BF">
        <w:rPr>
          <w:rFonts w:ascii="Helvetica Neue" w:eastAsia="Times New Roman" w:hAnsi="Helvetica Neue" w:cs="Times New Roman"/>
          <w:color w:val="333333"/>
          <w:kern w:val="0"/>
          <w:sz w:val="21"/>
          <w:szCs w:val="21"/>
          <w:lang w:eastAsia="fr-FR"/>
          <w14:ligatures w14:val="none"/>
        </w:rPr>
        <w:t>Le résultat une table de scenarios annualisés par réseau. Il s’agit des variables </w:t>
      </w:r>
      <w:proofErr w:type="spellStart"/>
      <w:r w:rsidRPr="007E31BF">
        <w:rPr>
          <w:rFonts w:ascii="Helvetica Neue" w:eastAsia="Times New Roman" w:hAnsi="Helvetica Neue" w:cs="Times New Roman"/>
          <w:b/>
          <w:bCs/>
          <w:color w:val="333333"/>
          <w:kern w:val="0"/>
          <w:sz w:val="21"/>
          <w:szCs w:val="21"/>
          <w:lang w:eastAsia="fr-FR"/>
          <w14:ligatures w14:val="none"/>
        </w:rPr>
        <w:t>scenario_annuel_nomReseau</w:t>
      </w:r>
      <w:proofErr w:type="spellEnd"/>
      <w:r w:rsidRPr="007E31BF">
        <w:rPr>
          <w:rFonts w:ascii="Helvetica Neue" w:eastAsia="Times New Roman" w:hAnsi="Helvetica Neue" w:cs="Times New Roman"/>
          <w:color w:val="333333"/>
          <w:kern w:val="0"/>
          <w:sz w:val="21"/>
          <w:szCs w:val="21"/>
          <w:lang w:eastAsia="fr-FR"/>
          <w14:ligatures w14:val="none"/>
        </w:rPr>
        <w:t>.</w:t>
      </w:r>
    </w:p>
    <w:p w14:paraId="63E1F71F" w14:textId="77777777" w:rsidR="007E31BF" w:rsidRPr="007E31BF" w:rsidRDefault="007E31BF" w:rsidP="007E31BF">
      <w:pPr>
        <w:spacing w:after="150"/>
        <w:rPr>
          <w:rFonts w:ascii="Helvetica Neue" w:eastAsia="Times New Roman" w:hAnsi="Helvetica Neue" w:cs="Times New Roman"/>
          <w:color w:val="333333"/>
          <w:kern w:val="0"/>
          <w:sz w:val="21"/>
          <w:szCs w:val="21"/>
          <w:lang w:eastAsia="fr-FR"/>
          <w14:ligatures w14:val="none"/>
        </w:rPr>
      </w:pPr>
      <w:r w:rsidRPr="007E31BF">
        <w:rPr>
          <w:rFonts w:ascii="Helvetica Neue" w:eastAsia="Times New Roman" w:hAnsi="Helvetica Neue" w:cs="Times New Roman"/>
          <w:color w:val="333333"/>
          <w:kern w:val="0"/>
          <w:sz w:val="21"/>
          <w:szCs w:val="21"/>
          <w:lang w:eastAsia="fr-FR"/>
          <w14:ligatures w14:val="none"/>
        </w:rPr>
        <w:t xml:space="preserve">Enfin, afin de faciliter la réalisation des liens pour la synthèse sur </w:t>
      </w:r>
      <w:proofErr w:type="spellStart"/>
      <w:r w:rsidRPr="007E31BF">
        <w:rPr>
          <w:rFonts w:ascii="Helvetica Neue" w:eastAsia="Times New Roman" w:hAnsi="Helvetica Neue" w:cs="Times New Roman"/>
          <w:color w:val="333333"/>
          <w:kern w:val="0"/>
          <w:sz w:val="21"/>
          <w:szCs w:val="21"/>
          <w:lang w:eastAsia="fr-FR"/>
          <w14:ligatures w14:val="none"/>
        </w:rPr>
        <w:t>excel</w:t>
      </w:r>
      <w:proofErr w:type="spellEnd"/>
      <w:r w:rsidRPr="007E31BF">
        <w:rPr>
          <w:rFonts w:ascii="Helvetica Neue" w:eastAsia="Times New Roman" w:hAnsi="Helvetica Neue" w:cs="Times New Roman"/>
          <w:color w:val="333333"/>
          <w:kern w:val="0"/>
          <w:sz w:val="21"/>
          <w:szCs w:val="21"/>
          <w:lang w:eastAsia="fr-FR"/>
          <w14:ligatures w14:val="none"/>
        </w:rPr>
        <w:t xml:space="preserve">, une boucle permet de parcourir l’ensemble des scenarios annualisés de chaque réseau et de les rassembler dans une même table. Attention, cette table ne fait plus </w:t>
      </w:r>
      <w:proofErr w:type="spellStart"/>
      <w:r w:rsidRPr="007E31BF">
        <w:rPr>
          <w:rFonts w:ascii="Helvetica Neue" w:eastAsia="Times New Roman" w:hAnsi="Helvetica Neue" w:cs="Times New Roman"/>
          <w:color w:val="333333"/>
          <w:kern w:val="0"/>
          <w:sz w:val="21"/>
          <w:szCs w:val="21"/>
          <w:lang w:eastAsia="fr-FR"/>
          <w14:ligatures w14:val="none"/>
        </w:rPr>
        <w:t>apparâître</w:t>
      </w:r>
      <w:proofErr w:type="spellEnd"/>
      <w:r w:rsidRPr="007E31BF">
        <w:rPr>
          <w:rFonts w:ascii="Helvetica Neue" w:eastAsia="Times New Roman" w:hAnsi="Helvetica Neue" w:cs="Times New Roman"/>
          <w:color w:val="333333"/>
          <w:kern w:val="0"/>
          <w:sz w:val="21"/>
          <w:szCs w:val="21"/>
          <w:lang w:eastAsia="fr-FR"/>
          <w14:ligatures w14:val="none"/>
        </w:rPr>
        <w:t xml:space="preserve"> les réseaux. Une fois exporté au format </w:t>
      </w:r>
      <w:proofErr w:type="spellStart"/>
      <w:r w:rsidRPr="007E31BF">
        <w:rPr>
          <w:rFonts w:ascii="Helvetica Neue" w:eastAsia="Times New Roman" w:hAnsi="Helvetica Neue" w:cs="Times New Roman"/>
          <w:color w:val="333333"/>
          <w:kern w:val="0"/>
          <w:sz w:val="21"/>
          <w:szCs w:val="21"/>
          <w:lang w:eastAsia="fr-FR"/>
          <w14:ligatures w14:val="none"/>
        </w:rPr>
        <w:t>excel</w:t>
      </w:r>
      <w:proofErr w:type="spellEnd"/>
      <w:r w:rsidRPr="007E31BF">
        <w:rPr>
          <w:rFonts w:ascii="Helvetica Neue" w:eastAsia="Times New Roman" w:hAnsi="Helvetica Neue" w:cs="Times New Roman"/>
          <w:color w:val="333333"/>
          <w:kern w:val="0"/>
          <w:sz w:val="21"/>
          <w:szCs w:val="21"/>
          <w:lang w:eastAsia="fr-FR"/>
          <w14:ligatures w14:val="none"/>
        </w:rPr>
        <w:t xml:space="preserve"> dans le dossier Résultat (</w:t>
      </w:r>
      <w:proofErr w:type="spellStart"/>
      <w:r w:rsidRPr="007E31BF">
        <w:rPr>
          <w:rFonts w:ascii="Helvetica Neue" w:eastAsia="Times New Roman" w:hAnsi="Helvetica Neue" w:cs="Times New Roman"/>
          <w:b/>
          <w:bCs/>
          <w:color w:val="333333"/>
          <w:kern w:val="0"/>
          <w:sz w:val="21"/>
          <w:szCs w:val="21"/>
          <w:lang w:eastAsia="fr-FR"/>
          <w14:ligatures w14:val="none"/>
        </w:rPr>
        <w:t>scenario_fusionnes</w:t>
      </w:r>
      <w:proofErr w:type="spellEnd"/>
      <w:r w:rsidRPr="007E31BF">
        <w:rPr>
          <w:rFonts w:ascii="Helvetica Neue" w:eastAsia="Times New Roman" w:hAnsi="Helvetica Neue" w:cs="Times New Roman"/>
          <w:color w:val="333333"/>
          <w:kern w:val="0"/>
          <w:sz w:val="21"/>
          <w:szCs w:val="21"/>
          <w:lang w:eastAsia="fr-FR"/>
          <w14:ligatures w14:val="none"/>
        </w:rPr>
        <w:t xml:space="preserve">), nous obtenons l’ensemble des maternités sur un même onglet. Cela facilite les liens avec le document de synthèse </w:t>
      </w:r>
      <w:proofErr w:type="spellStart"/>
      <w:r w:rsidRPr="007E31BF">
        <w:rPr>
          <w:rFonts w:ascii="Helvetica Neue" w:eastAsia="Times New Roman" w:hAnsi="Helvetica Neue" w:cs="Times New Roman"/>
          <w:color w:val="333333"/>
          <w:kern w:val="0"/>
          <w:sz w:val="21"/>
          <w:szCs w:val="21"/>
          <w:lang w:eastAsia="fr-FR"/>
          <w14:ligatures w14:val="none"/>
        </w:rPr>
        <w:t>excel</w:t>
      </w:r>
      <w:proofErr w:type="spellEnd"/>
      <w:r w:rsidRPr="007E31BF">
        <w:rPr>
          <w:rFonts w:ascii="Helvetica Neue" w:eastAsia="Times New Roman" w:hAnsi="Helvetica Neue" w:cs="Times New Roman"/>
          <w:color w:val="333333"/>
          <w:kern w:val="0"/>
          <w:sz w:val="21"/>
          <w:szCs w:val="21"/>
          <w:lang w:eastAsia="fr-FR"/>
          <w14:ligatures w14:val="none"/>
        </w:rPr>
        <w:t xml:space="preserve"> </w:t>
      </w:r>
      <w:proofErr w:type="spellStart"/>
      <w:r w:rsidRPr="007E31BF">
        <w:rPr>
          <w:rFonts w:ascii="Helvetica Neue" w:eastAsia="Times New Roman" w:hAnsi="Helvetica Neue" w:cs="Times New Roman"/>
          <w:color w:val="333333"/>
          <w:kern w:val="0"/>
          <w:sz w:val="21"/>
          <w:szCs w:val="21"/>
          <w:lang w:eastAsia="fr-FR"/>
          <w14:ligatures w14:val="none"/>
        </w:rPr>
        <w:t>Scenario_recrut</w:t>
      </w:r>
      <w:proofErr w:type="spellEnd"/>
      <w:r w:rsidRPr="007E31BF">
        <w:rPr>
          <w:rFonts w:ascii="Helvetica Neue" w:eastAsia="Times New Roman" w:hAnsi="Helvetica Neue" w:cs="Times New Roman"/>
          <w:color w:val="333333"/>
          <w:kern w:val="0"/>
          <w:sz w:val="21"/>
          <w:szCs w:val="21"/>
          <w:lang w:eastAsia="fr-FR"/>
          <w14:ligatures w14:val="none"/>
        </w:rPr>
        <w:t>.</w:t>
      </w:r>
    </w:p>
    <w:p w14:paraId="6ED245A3" w14:textId="77777777" w:rsidR="007E31BF" w:rsidRPr="007E31BF" w:rsidRDefault="007E31BF" w:rsidP="007E31BF">
      <w:pPr>
        <w:spacing w:after="150"/>
        <w:rPr>
          <w:rFonts w:ascii="Helvetica Neue" w:eastAsia="Times New Roman" w:hAnsi="Helvetica Neue" w:cs="Times New Roman"/>
          <w:color w:val="333333"/>
          <w:kern w:val="0"/>
          <w:sz w:val="21"/>
          <w:szCs w:val="21"/>
          <w:lang w:eastAsia="fr-FR"/>
          <w14:ligatures w14:val="none"/>
        </w:rPr>
      </w:pPr>
      <w:r w:rsidRPr="007E31BF">
        <w:rPr>
          <w:rFonts w:ascii="Helvetica Neue" w:eastAsia="Times New Roman" w:hAnsi="Helvetica Neue" w:cs="Times New Roman"/>
          <w:i/>
          <w:iCs/>
          <w:color w:val="333333"/>
          <w:kern w:val="0"/>
          <w:sz w:val="21"/>
          <w:szCs w:val="21"/>
          <w:lang w:eastAsia="fr-FR"/>
          <w14:ligatures w14:val="none"/>
        </w:rPr>
        <w:t>A noter en cas de modifications : </w:t>
      </w:r>
      <w:r w:rsidRPr="007E31BF">
        <w:rPr>
          <w:rFonts w:ascii="Helvetica Neue" w:eastAsia="Times New Roman" w:hAnsi="Helvetica Neue" w:cs="Times New Roman"/>
          <w:color w:val="333333"/>
          <w:kern w:val="0"/>
          <w:sz w:val="21"/>
          <w:szCs w:val="21"/>
          <w:lang w:eastAsia="fr-FR"/>
          <w14:ligatures w14:val="none"/>
        </w:rPr>
        <w:t>La somme des valeurs est calculée sur 12 mois. Il faudra être vigilant si la variable mois devait évoluer et s’assurer de préciser sur quelle période sont calculés les valeurs issues de la fonction annualiser.</w:t>
      </w:r>
    </w:p>
    <w:p w14:paraId="13C67534" w14:textId="77777777" w:rsidR="00F017A5" w:rsidRDefault="00F017A5"/>
    <w:sectPr w:rsidR="00F017A5" w:rsidSect="004E4F42">
      <w:pgSz w:w="11906" w:h="16838"/>
      <w:pgMar w:top="843" w:right="1417" w:bottom="1417" w:left="1417"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Sarah Lyon-Caen" w:date="2026-05-05T16:42:00Z" w:initials="SLC">
    <w:p w14:paraId="4FF01513" w14:textId="77777777" w:rsidR="00EA48BF" w:rsidRDefault="00EA48BF">
      <w:pPr>
        <w:pStyle w:val="Commentaire"/>
      </w:pPr>
      <w:r>
        <w:rPr>
          <w:rStyle w:val="Marquedecommentaire"/>
        </w:rPr>
        <w:annotationRef/>
      </w:r>
      <w:r>
        <w:t xml:space="preserve">Je ne comprends pas quels sont les </w:t>
      </w:r>
      <w:proofErr w:type="spellStart"/>
      <w:r>
        <w:t>pre</w:t>
      </w:r>
      <w:proofErr w:type="spellEnd"/>
      <w:r>
        <w:t xml:space="preserve"> requis.</w:t>
      </w:r>
    </w:p>
    <w:p w14:paraId="3FFA55BB" w14:textId="2AE2FA50" w:rsidR="00EA48BF" w:rsidRDefault="00EA48BF">
      <w:pPr>
        <w:pStyle w:val="Commentaire"/>
      </w:pPr>
      <w:r>
        <w:t xml:space="preserve">IL y a deux </w:t>
      </w:r>
      <w:r w:rsidR="00535373">
        <w:t>programmes</w:t>
      </w:r>
      <w:r>
        <w:t xml:space="preserve"> </w:t>
      </w:r>
      <w:r w:rsidR="00535373">
        <w:t>p</w:t>
      </w:r>
      <w:r>
        <w:t xml:space="preserve">our les fonctions de ce que je comprends : </w:t>
      </w:r>
    </w:p>
    <w:p w14:paraId="5131E7F5" w14:textId="77777777" w:rsidR="00EA48BF" w:rsidRDefault="00EA48BF">
      <w:pPr>
        <w:pStyle w:val="Commentaire"/>
      </w:pPr>
      <w:r w:rsidRPr="00EA48BF">
        <w:t>A1_sfgyne_fonctions</w:t>
      </w:r>
    </w:p>
    <w:p w14:paraId="442FA8B2" w14:textId="77777777" w:rsidR="00EA48BF" w:rsidRDefault="00EA48BF">
      <w:pPr>
        <w:pStyle w:val="Commentaire"/>
      </w:pPr>
      <w:r w:rsidRPr="00EA48BF">
        <w:t>B1_projection_fonction</w:t>
      </w:r>
    </w:p>
    <w:p w14:paraId="611D7C43" w14:textId="77777777" w:rsidR="00EA48BF" w:rsidRDefault="00EA48BF">
      <w:pPr>
        <w:pStyle w:val="Commentaire"/>
      </w:pPr>
    </w:p>
    <w:p w14:paraId="5BA511B4" w14:textId="3B9185B6" w:rsidR="00EA48BF" w:rsidRDefault="00EA48BF">
      <w:pPr>
        <w:pStyle w:val="Commentaire"/>
      </w:pPr>
      <w:r>
        <w:t xml:space="preserve">Préciser si on parle de cela ici ? </w:t>
      </w:r>
    </w:p>
  </w:comment>
  <w:comment w:id="3" w:author="Sarah Lyon-Caen" w:date="2026-05-05T16:45:00Z" w:initials="SLC">
    <w:p w14:paraId="567B5F8D" w14:textId="43AA03D4" w:rsidR="00EA48BF" w:rsidRDefault="00EA48BF">
      <w:pPr>
        <w:pStyle w:val="Commentaire"/>
      </w:pPr>
      <w:r>
        <w:rPr>
          <w:rStyle w:val="Marquedecommentaire"/>
        </w:rPr>
        <w:annotationRef/>
      </w:r>
      <w:r>
        <w:t xml:space="preserve">Dans le dossier il s’appelle : </w:t>
      </w:r>
      <w:r w:rsidRPr="00EA48BF">
        <w:t>A2_sfgyne_main</w:t>
      </w:r>
    </w:p>
  </w:comment>
  <w:comment w:id="6" w:author="Sarah Lyon-Caen" w:date="2026-05-05T16:58:00Z" w:initials="SLC">
    <w:p w14:paraId="6547BA5A" w14:textId="24A34683" w:rsidR="000E3477" w:rsidRDefault="000E3477">
      <w:pPr>
        <w:pStyle w:val="Commentaire"/>
      </w:pPr>
      <w:r>
        <w:rPr>
          <w:rStyle w:val="Marquedecommentaire"/>
        </w:rPr>
        <w:annotationRef/>
      </w:r>
      <w:r>
        <w:t xml:space="preserve">Est-ce ce ‘filtre » a été fait avant import ou est-ce que ce nettoyage est fait dans R ? Idéalement à faire dans R sinon, </w:t>
      </w:r>
      <w:proofErr w:type="spellStart"/>
      <w:proofErr w:type="gramStart"/>
      <w:r>
        <w:t>ca</w:t>
      </w:r>
      <w:proofErr w:type="spellEnd"/>
      <w:proofErr w:type="gramEnd"/>
      <w:r>
        <w:t xml:space="preserve"> fait </w:t>
      </w:r>
      <w:proofErr w:type="spellStart"/>
      <w:r>
        <w:t>parti</w:t>
      </w:r>
      <w:proofErr w:type="spellEnd"/>
      <w:r>
        <w:t xml:space="preserve"> de la section ci-dessous « nettoyage avant </w:t>
      </w:r>
      <w:proofErr w:type="spellStart"/>
      <w:r>
        <w:t>imort</w:t>
      </w:r>
      <w:proofErr w:type="spellEnd"/>
      <w:r>
        <w:t xml:space="preserve"> » </w:t>
      </w:r>
    </w:p>
  </w:comment>
  <w:comment w:id="7" w:author="Dorine" w:date="2026-05-07T15:28:00Z" w:initials="D">
    <w:p w14:paraId="7DECF3EC" w14:textId="44167EE3" w:rsidR="00F10D41" w:rsidRDefault="00F10D41">
      <w:pPr>
        <w:pStyle w:val="Commentaire"/>
      </w:pPr>
      <w:r>
        <w:rPr>
          <w:rStyle w:val="Marquedecommentaire"/>
        </w:rPr>
        <w:annotationRef/>
      </w:r>
      <w:proofErr w:type="gramStart"/>
      <w:r>
        <w:t>après</w:t>
      </w:r>
      <w:proofErr w:type="gramEnd"/>
    </w:p>
  </w:comment>
  <w:comment w:id="8" w:author="Sarah Lyon-Caen" w:date="2026-05-05T16:53:00Z" w:initials="SLC">
    <w:p w14:paraId="05EBA9DA" w14:textId="2888C52A" w:rsidR="000E3477" w:rsidRDefault="000E3477">
      <w:pPr>
        <w:pStyle w:val="Commentaire"/>
      </w:pPr>
      <w:r>
        <w:rPr>
          <w:rStyle w:val="Marquedecommentaire"/>
        </w:rPr>
        <w:annotationRef/>
      </w:r>
      <w:r>
        <w:t xml:space="preserve">Cette étape pourrait être faite dans R </w:t>
      </w:r>
    </w:p>
  </w:comment>
  <w:comment w:id="9" w:author="Sarah Lyon-Caen" w:date="2026-05-05T16:50:00Z" w:initials="SLC">
    <w:p w14:paraId="486D58D8" w14:textId="374E02D4" w:rsidR="00EA48BF" w:rsidRDefault="00EA48BF">
      <w:pPr>
        <w:pStyle w:val="Commentaire"/>
      </w:pPr>
      <w:r>
        <w:rPr>
          <w:rStyle w:val="Marquedecommentaire"/>
        </w:rPr>
        <w:annotationRef/>
      </w:r>
      <w:r>
        <w:t xml:space="preserve">Dans le </w:t>
      </w:r>
      <w:proofErr w:type="spellStart"/>
      <w:r>
        <w:t>read</w:t>
      </w:r>
      <w:proofErr w:type="spellEnd"/>
      <w:r>
        <w:t xml:space="preserve"> me il doit y avoir uniquement ce qui se trouve dans </w:t>
      </w:r>
      <w:proofErr w:type="gramStart"/>
      <w:r>
        <w:t>le code finale</w:t>
      </w:r>
      <w:proofErr w:type="gramEnd"/>
      <w:r>
        <w:t xml:space="preserve"> et ne as </w:t>
      </w:r>
      <w:proofErr w:type="spellStart"/>
      <w:r>
        <w:t>édécrire</w:t>
      </w:r>
      <w:proofErr w:type="spellEnd"/>
      <w:r>
        <w:t xml:space="preserve"> toutes nos étapes par </w:t>
      </w:r>
      <w:proofErr w:type="spellStart"/>
      <w:r>
        <w:t>elquels</w:t>
      </w:r>
      <w:proofErr w:type="spellEnd"/>
      <w:r>
        <w:t xml:space="preserve"> nous sommes </w:t>
      </w:r>
      <w:proofErr w:type="spellStart"/>
      <w:r>
        <w:t>assé</w:t>
      </w:r>
      <w:proofErr w:type="spellEnd"/>
      <w:r>
        <w:t xml:space="preserve"> avant de conclure que nous avons décidé </w:t>
      </w:r>
      <w:proofErr w:type="spellStart"/>
      <w:r>
        <w:t>finnalement</w:t>
      </w:r>
      <w:proofErr w:type="spellEnd"/>
      <w:r>
        <w:t xml:space="preserve"> d’</w:t>
      </w:r>
      <w:proofErr w:type="spellStart"/>
      <w:r>
        <w:t>utilsier</w:t>
      </w:r>
      <w:proofErr w:type="spellEnd"/>
      <w:r>
        <w:t xml:space="preserve"> tous l’AURA </w:t>
      </w:r>
    </w:p>
  </w:comment>
  <w:comment w:id="10" w:author="Sarah Lyon-Caen" w:date="2026-05-05T16:51:00Z" w:initials="SLC">
    <w:p w14:paraId="4C8DCF44" w14:textId="63CD9188" w:rsidR="00EA48BF" w:rsidRDefault="00EA48BF">
      <w:pPr>
        <w:pStyle w:val="Commentaire"/>
      </w:pPr>
      <w:r>
        <w:rPr>
          <w:rStyle w:val="Marquedecommentaire"/>
        </w:rPr>
        <w:annotationRef/>
      </w:r>
      <w:r>
        <w:t>Quel filtre ? l’</w:t>
      </w:r>
      <w:r w:rsidR="000E3477">
        <w:t>indiquer</w:t>
      </w:r>
      <w:r>
        <w:t xml:space="preserve"> ici </w:t>
      </w:r>
    </w:p>
  </w:comment>
  <w:comment w:id="11" w:author="Sarah Lyon-Caen" w:date="2026-05-05T17:05:00Z" w:initials="SLC">
    <w:p w14:paraId="0AE9ED7D" w14:textId="10FD14FF" w:rsidR="00B97AC0" w:rsidRDefault="00B97AC0">
      <w:pPr>
        <w:pStyle w:val="Commentaire"/>
      </w:pPr>
      <w:r>
        <w:rPr>
          <w:rStyle w:val="Marquedecommentaire"/>
        </w:rPr>
        <w:annotationRef/>
      </w:r>
      <w:r>
        <w:t xml:space="preserve">Quelle structure ? ce n’est pas claire pour moi. </w:t>
      </w:r>
    </w:p>
  </w:comment>
  <w:comment w:id="12" w:author="Sarah Lyon-Caen" w:date="2026-05-05T17:10:00Z" w:initials="SLC">
    <w:p w14:paraId="7C509532" w14:textId="4DCEC0AE" w:rsidR="00B97AC0" w:rsidRDefault="00B97AC0">
      <w:pPr>
        <w:pStyle w:val="Commentaire"/>
      </w:pPr>
      <w:r>
        <w:rPr>
          <w:rStyle w:val="Marquedecommentaire"/>
        </w:rPr>
        <w:annotationRef/>
      </w:r>
      <w:r>
        <w:t xml:space="preserve">Mettre tout au même endroit </w:t>
      </w:r>
    </w:p>
  </w:comment>
  <w:comment w:id="17" w:author="Sarah Lyon-Caen" w:date="2026-05-05T17:21:00Z" w:initials="SLC">
    <w:p w14:paraId="4851A98F" w14:textId="586E8B7A" w:rsidR="00EC3932" w:rsidRDefault="00EC3932">
      <w:pPr>
        <w:pStyle w:val="Commentaire"/>
      </w:pPr>
      <w:r>
        <w:rPr>
          <w:rStyle w:val="Marquedecommentaire"/>
        </w:rPr>
        <w:annotationRef/>
      </w:r>
      <w:r>
        <w:t xml:space="preserve">?? </w:t>
      </w:r>
    </w:p>
  </w:comment>
  <w:comment w:id="18" w:author="Sarah Lyon-Caen" w:date="2026-05-05T17:21:00Z" w:initials="SLC">
    <w:p w14:paraId="6ADFAE79" w14:textId="5390F3A2" w:rsidR="00EC3932" w:rsidRDefault="00EC3932">
      <w:pPr>
        <w:pStyle w:val="Commentaire"/>
      </w:pPr>
      <w:r>
        <w:rPr>
          <w:rStyle w:val="Marquedecommentaire"/>
        </w:rPr>
        <w:annotationRef/>
      </w:r>
      <w:r>
        <w:t xml:space="preserve">?? écrire en toute lettre + Mettre des majuscules aux communes </w:t>
      </w:r>
    </w:p>
  </w:comment>
  <w:comment w:id="19" w:author="Sarah Lyon-Caen" w:date="2026-05-05T17:24:00Z" w:initials="SLC">
    <w:p w14:paraId="1DE95CF9" w14:textId="7240D71D" w:rsidR="005267DD" w:rsidRDefault="005267DD">
      <w:pPr>
        <w:pStyle w:val="Commentaire"/>
      </w:pPr>
      <w:r>
        <w:rPr>
          <w:rStyle w:val="Marquedecommentaire"/>
        </w:rPr>
        <w:annotationRef/>
      </w:r>
      <w:r>
        <w:t xml:space="preserve">A mettre dans la </w:t>
      </w:r>
      <w:proofErr w:type="spellStart"/>
      <w:r>
        <w:t>artie</w:t>
      </w:r>
      <w:proofErr w:type="spellEnd"/>
      <w:r>
        <w:t xml:space="preserve"> de </w:t>
      </w:r>
      <w:proofErr w:type="spellStart"/>
      <w:r>
        <w:t>nettaoyge</w:t>
      </w:r>
      <w:proofErr w:type="spellEnd"/>
      <w:r>
        <w:t xml:space="preserve">, pas ici. </w:t>
      </w:r>
    </w:p>
  </w:comment>
  <w:comment w:id="20" w:author="Sarah Lyon-Caen" w:date="2026-05-05T17:27:00Z" w:initials="SLC">
    <w:p w14:paraId="45A59F07" w14:textId="6B35F053" w:rsidR="005267DD" w:rsidRDefault="005267DD">
      <w:pPr>
        <w:pStyle w:val="Commentaire"/>
      </w:pPr>
      <w:r>
        <w:rPr>
          <w:rStyle w:val="Marquedecommentaire"/>
        </w:rPr>
        <w:annotationRef/>
      </w:r>
      <w:r>
        <w:t xml:space="preserve">Je ne vois pas ces tables dans les fichiers </w:t>
      </w:r>
      <w:proofErr w:type="spellStart"/>
      <w:r>
        <w:t>Date_inter</w:t>
      </w:r>
      <w:proofErr w:type="spellEnd"/>
    </w:p>
  </w:comment>
  <w:comment w:id="21" w:author="Sarah Lyon-Caen" w:date="2026-05-05T17:28:00Z" w:initials="SLC">
    <w:p w14:paraId="4640BE27" w14:textId="05F40A21" w:rsidR="005267DD" w:rsidRDefault="005267DD">
      <w:pPr>
        <w:pStyle w:val="Commentaire"/>
      </w:pPr>
      <w:r>
        <w:rPr>
          <w:rStyle w:val="Marquedecommentaire"/>
        </w:rPr>
        <w:annotationRef/>
      </w:r>
      <w:r>
        <w:t xml:space="preserve">A mettre dans les étapes de nettoyage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A511B4" w15:done="0"/>
  <w15:commentEx w15:paraId="567B5F8D" w15:done="0"/>
  <w15:commentEx w15:paraId="6547BA5A" w15:done="0"/>
  <w15:commentEx w15:paraId="7DECF3EC" w15:paraIdParent="6547BA5A" w15:done="0"/>
  <w15:commentEx w15:paraId="05EBA9DA" w15:done="0"/>
  <w15:commentEx w15:paraId="486D58D8" w15:done="0"/>
  <w15:commentEx w15:paraId="4C8DCF44" w15:done="0"/>
  <w15:commentEx w15:paraId="0AE9ED7D" w15:done="0"/>
  <w15:commentEx w15:paraId="7C509532" w15:done="0"/>
  <w15:commentEx w15:paraId="4851A98F" w15:done="0"/>
  <w15:commentEx w15:paraId="6ADFAE79" w15:done="0"/>
  <w15:commentEx w15:paraId="1DE95CF9" w15:done="0"/>
  <w15:commentEx w15:paraId="45A59F07" w15:done="0"/>
  <w15:commentEx w15:paraId="4640BE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642D194" w16cex:dateUtc="2026-05-05T14:42:00Z"/>
  <w16cex:commentExtensible w16cex:durableId="4C4B1195" w16cex:dateUtc="2026-05-05T14:45:00Z"/>
  <w16cex:commentExtensible w16cex:durableId="2063A595" w16cex:dateUtc="2026-05-05T14:58:00Z"/>
  <w16cex:commentExtensible w16cex:durableId="5F6E3AD7" w16cex:dateUtc="2026-05-07T13:28:00Z"/>
  <w16cex:commentExtensible w16cex:durableId="3E636A1F" w16cex:dateUtc="2026-05-05T14:53:00Z"/>
  <w16cex:commentExtensible w16cex:durableId="29138E71" w16cex:dateUtc="2026-05-05T14:50:00Z"/>
  <w16cex:commentExtensible w16cex:durableId="26362EED" w16cex:dateUtc="2026-05-05T14:51:00Z"/>
  <w16cex:commentExtensible w16cex:durableId="458FB73E" w16cex:dateUtc="2026-05-05T15:05:00Z"/>
  <w16cex:commentExtensible w16cex:durableId="2FE5B899" w16cex:dateUtc="2026-05-05T15:10:00Z"/>
  <w16cex:commentExtensible w16cex:durableId="29817954" w16cex:dateUtc="2026-05-05T15:21:00Z"/>
  <w16cex:commentExtensible w16cex:durableId="2DD0D036" w16cex:dateUtc="2026-05-05T15:21:00Z"/>
  <w16cex:commentExtensible w16cex:durableId="5254D658" w16cex:dateUtc="2026-05-05T15:24:00Z"/>
  <w16cex:commentExtensible w16cex:durableId="1E906FF3" w16cex:dateUtc="2026-05-05T15:27:00Z"/>
  <w16cex:commentExtensible w16cex:durableId="0A90BF80" w16cex:dateUtc="2026-05-05T15: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A511B4" w16cid:durableId="5642D194"/>
  <w16cid:commentId w16cid:paraId="567B5F8D" w16cid:durableId="4C4B1195"/>
  <w16cid:commentId w16cid:paraId="6547BA5A" w16cid:durableId="2063A595"/>
  <w16cid:commentId w16cid:paraId="7DECF3EC" w16cid:durableId="5F6E3AD7"/>
  <w16cid:commentId w16cid:paraId="05EBA9DA" w16cid:durableId="3E636A1F"/>
  <w16cid:commentId w16cid:paraId="486D58D8" w16cid:durableId="29138E71"/>
  <w16cid:commentId w16cid:paraId="4C8DCF44" w16cid:durableId="26362EED"/>
  <w16cid:commentId w16cid:paraId="0AE9ED7D" w16cid:durableId="458FB73E"/>
  <w16cid:commentId w16cid:paraId="7C509532" w16cid:durableId="2FE5B899"/>
  <w16cid:commentId w16cid:paraId="4851A98F" w16cid:durableId="29817954"/>
  <w16cid:commentId w16cid:paraId="6ADFAE79" w16cid:durableId="2DD0D036"/>
  <w16cid:commentId w16cid:paraId="1DE95CF9" w16cid:durableId="5254D658"/>
  <w16cid:commentId w16cid:paraId="45A59F07" w16cid:durableId="1E906FF3"/>
  <w16cid:commentId w16cid:paraId="4640BE27" w16cid:durableId="0A90BF8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nheri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F0F5F"/>
    <w:multiLevelType w:val="multilevel"/>
    <w:tmpl w:val="C48E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D42E7"/>
    <w:multiLevelType w:val="multilevel"/>
    <w:tmpl w:val="9C223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966FB"/>
    <w:multiLevelType w:val="hybridMultilevel"/>
    <w:tmpl w:val="F49A501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1EE5E1E"/>
    <w:multiLevelType w:val="hybridMultilevel"/>
    <w:tmpl w:val="8070E00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E6F1193"/>
    <w:multiLevelType w:val="multilevel"/>
    <w:tmpl w:val="DB68A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CD2BAD"/>
    <w:multiLevelType w:val="hybridMultilevel"/>
    <w:tmpl w:val="39EED35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ACE3847"/>
    <w:multiLevelType w:val="multilevel"/>
    <w:tmpl w:val="533C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3C35C7"/>
    <w:multiLevelType w:val="multilevel"/>
    <w:tmpl w:val="8764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517FA4"/>
    <w:multiLevelType w:val="hybridMultilevel"/>
    <w:tmpl w:val="FB3A9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57B5008"/>
    <w:multiLevelType w:val="multilevel"/>
    <w:tmpl w:val="23A6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809806">
    <w:abstractNumId w:val="1"/>
  </w:num>
  <w:num w:numId="2" w16cid:durableId="83841277">
    <w:abstractNumId w:val="6"/>
  </w:num>
  <w:num w:numId="3" w16cid:durableId="1254512621">
    <w:abstractNumId w:val="4"/>
  </w:num>
  <w:num w:numId="4" w16cid:durableId="2052608481">
    <w:abstractNumId w:val="9"/>
  </w:num>
  <w:num w:numId="5" w16cid:durableId="773020828">
    <w:abstractNumId w:val="7"/>
  </w:num>
  <w:num w:numId="6" w16cid:durableId="1914118788">
    <w:abstractNumId w:val="0"/>
  </w:num>
  <w:num w:numId="7" w16cid:durableId="1519083842">
    <w:abstractNumId w:val="5"/>
  </w:num>
  <w:num w:numId="8" w16cid:durableId="2139571618">
    <w:abstractNumId w:val="3"/>
  </w:num>
  <w:num w:numId="9" w16cid:durableId="1014843013">
    <w:abstractNumId w:val="2"/>
  </w:num>
  <w:num w:numId="10" w16cid:durableId="120995067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rah Lyon-Caen">
    <w15:presenceInfo w15:providerId="None" w15:userId="Sarah Lyon-Caen"/>
  </w15:person>
  <w15:person w15:author="Dorine">
    <w15:presenceInfo w15:providerId="None" w15:userId="Dorin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trackRevisions/>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1BF"/>
    <w:rsid w:val="000635C8"/>
    <w:rsid w:val="000826A7"/>
    <w:rsid w:val="000E3477"/>
    <w:rsid w:val="000F62C5"/>
    <w:rsid w:val="0013429A"/>
    <w:rsid w:val="001D282B"/>
    <w:rsid w:val="001D41EA"/>
    <w:rsid w:val="00335F77"/>
    <w:rsid w:val="003D3879"/>
    <w:rsid w:val="00414F0A"/>
    <w:rsid w:val="004B1AAB"/>
    <w:rsid w:val="004B601B"/>
    <w:rsid w:val="004E4F42"/>
    <w:rsid w:val="005156F9"/>
    <w:rsid w:val="005267DD"/>
    <w:rsid w:val="00535373"/>
    <w:rsid w:val="005C7FD3"/>
    <w:rsid w:val="006B15F2"/>
    <w:rsid w:val="006B2B38"/>
    <w:rsid w:val="007B1F59"/>
    <w:rsid w:val="007E31BF"/>
    <w:rsid w:val="008B4B7F"/>
    <w:rsid w:val="009A01BF"/>
    <w:rsid w:val="009B1F1A"/>
    <w:rsid w:val="009C157E"/>
    <w:rsid w:val="00B40F38"/>
    <w:rsid w:val="00B97AC0"/>
    <w:rsid w:val="00C15BFF"/>
    <w:rsid w:val="00C21B70"/>
    <w:rsid w:val="00D96B47"/>
    <w:rsid w:val="00DB3AFC"/>
    <w:rsid w:val="00EA48BF"/>
    <w:rsid w:val="00EC22F0"/>
    <w:rsid w:val="00EC3932"/>
    <w:rsid w:val="00ED75C2"/>
    <w:rsid w:val="00F017A5"/>
    <w:rsid w:val="00F10D41"/>
    <w:rsid w:val="00F82E5C"/>
    <w:rsid w:val="00F859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F625E03"/>
  <w14:defaultImageDpi w14:val="32767"/>
  <w15:chartTrackingRefBased/>
  <w15:docId w15:val="{9A6AAE2D-1B7A-3D42-AE4F-53B77DB67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E31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7E31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7E31B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7E31B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unhideWhenUsed/>
    <w:qFormat/>
    <w:rsid w:val="007E31B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E31BF"/>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E31BF"/>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E31BF"/>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E31BF"/>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E31B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7E31B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7E31B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7E31BF"/>
    <w:rPr>
      <w:rFonts w:eastAsiaTheme="majorEastAsia" w:cstheme="majorBidi"/>
      <w:i/>
      <w:iCs/>
      <w:color w:val="2F5496" w:themeColor="accent1" w:themeShade="BF"/>
    </w:rPr>
  </w:style>
  <w:style w:type="character" w:customStyle="1" w:styleId="Titre5Car">
    <w:name w:val="Titre 5 Car"/>
    <w:basedOn w:val="Policepardfaut"/>
    <w:link w:val="Titre5"/>
    <w:uiPriority w:val="9"/>
    <w:rsid w:val="007E31B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E31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E31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E31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E31BF"/>
    <w:rPr>
      <w:rFonts w:eastAsiaTheme="majorEastAsia" w:cstheme="majorBidi"/>
      <w:color w:val="272727" w:themeColor="text1" w:themeTint="D8"/>
    </w:rPr>
  </w:style>
  <w:style w:type="paragraph" w:styleId="Titre">
    <w:name w:val="Title"/>
    <w:basedOn w:val="Normal"/>
    <w:next w:val="Normal"/>
    <w:link w:val="TitreCar"/>
    <w:uiPriority w:val="10"/>
    <w:qFormat/>
    <w:rsid w:val="007E31BF"/>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E31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E31BF"/>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E31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E31BF"/>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7E31BF"/>
    <w:rPr>
      <w:i/>
      <w:iCs/>
      <w:color w:val="404040" w:themeColor="text1" w:themeTint="BF"/>
    </w:rPr>
  </w:style>
  <w:style w:type="paragraph" w:styleId="Paragraphedeliste">
    <w:name w:val="List Paragraph"/>
    <w:basedOn w:val="Normal"/>
    <w:uiPriority w:val="34"/>
    <w:qFormat/>
    <w:rsid w:val="007E31BF"/>
    <w:pPr>
      <w:ind w:left="720"/>
      <w:contextualSpacing/>
    </w:pPr>
  </w:style>
  <w:style w:type="character" w:styleId="Accentuationintense">
    <w:name w:val="Intense Emphasis"/>
    <w:basedOn w:val="Policepardfaut"/>
    <w:uiPriority w:val="21"/>
    <w:qFormat/>
    <w:rsid w:val="007E31BF"/>
    <w:rPr>
      <w:i/>
      <w:iCs/>
      <w:color w:val="2F5496" w:themeColor="accent1" w:themeShade="BF"/>
    </w:rPr>
  </w:style>
  <w:style w:type="paragraph" w:styleId="Citationintense">
    <w:name w:val="Intense Quote"/>
    <w:basedOn w:val="Normal"/>
    <w:next w:val="Normal"/>
    <w:link w:val="CitationintenseCar"/>
    <w:uiPriority w:val="30"/>
    <w:qFormat/>
    <w:rsid w:val="007E31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E31BF"/>
    <w:rPr>
      <w:i/>
      <w:iCs/>
      <w:color w:val="2F5496" w:themeColor="accent1" w:themeShade="BF"/>
    </w:rPr>
  </w:style>
  <w:style w:type="character" w:styleId="Rfrenceintense">
    <w:name w:val="Intense Reference"/>
    <w:basedOn w:val="Policepardfaut"/>
    <w:uiPriority w:val="32"/>
    <w:qFormat/>
    <w:rsid w:val="007E31BF"/>
    <w:rPr>
      <w:b/>
      <w:bCs/>
      <w:smallCaps/>
      <w:color w:val="2F5496" w:themeColor="accent1" w:themeShade="BF"/>
      <w:spacing w:val="5"/>
    </w:rPr>
  </w:style>
  <w:style w:type="character" w:styleId="Lienhypertexte">
    <w:name w:val="Hyperlink"/>
    <w:basedOn w:val="Policepardfaut"/>
    <w:uiPriority w:val="99"/>
    <w:semiHidden/>
    <w:unhideWhenUsed/>
    <w:rsid w:val="007E31BF"/>
    <w:rPr>
      <w:color w:val="0000FF"/>
      <w:u w:val="single"/>
    </w:rPr>
  </w:style>
  <w:style w:type="paragraph" w:styleId="NormalWeb">
    <w:name w:val="Normal (Web)"/>
    <w:basedOn w:val="Normal"/>
    <w:uiPriority w:val="99"/>
    <w:semiHidden/>
    <w:unhideWhenUsed/>
    <w:rsid w:val="007E31BF"/>
    <w:pPr>
      <w:spacing w:before="100" w:beforeAutospacing="1" w:after="100" w:afterAutospacing="1"/>
    </w:pPr>
    <w:rPr>
      <w:rFonts w:ascii="Times New Roman" w:eastAsia="Times New Roman" w:hAnsi="Times New Roman" w:cs="Times New Roman"/>
      <w:kern w:val="0"/>
      <w:lang w:eastAsia="fr-FR"/>
      <w14:ligatures w14:val="none"/>
    </w:rPr>
  </w:style>
  <w:style w:type="character" w:styleId="Accentuation">
    <w:name w:val="Emphasis"/>
    <w:basedOn w:val="Policepardfaut"/>
    <w:uiPriority w:val="20"/>
    <w:qFormat/>
    <w:rsid w:val="007E31BF"/>
    <w:rPr>
      <w:i/>
      <w:iCs/>
    </w:rPr>
  </w:style>
  <w:style w:type="character" w:styleId="lev">
    <w:name w:val="Strong"/>
    <w:basedOn w:val="Policepardfaut"/>
    <w:uiPriority w:val="22"/>
    <w:qFormat/>
    <w:rsid w:val="007E31BF"/>
    <w:rPr>
      <w:b/>
      <w:bCs/>
    </w:rPr>
  </w:style>
  <w:style w:type="character" w:customStyle="1" w:styleId="apple-converted-space">
    <w:name w:val="apple-converted-space"/>
    <w:basedOn w:val="Policepardfaut"/>
    <w:rsid w:val="007E31BF"/>
  </w:style>
  <w:style w:type="paragraph" w:styleId="Rvision">
    <w:name w:val="Revision"/>
    <w:hidden/>
    <w:uiPriority w:val="99"/>
    <w:semiHidden/>
    <w:rsid w:val="00EA48BF"/>
  </w:style>
  <w:style w:type="character" w:styleId="Marquedecommentaire">
    <w:name w:val="annotation reference"/>
    <w:basedOn w:val="Policepardfaut"/>
    <w:uiPriority w:val="99"/>
    <w:semiHidden/>
    <w:unhideWhenUsed/>
    <w:rsid w:val="00EA48BF"/>
    <w:rPr>
      <w:sz w:val="16"/>
      <w:szCs w:val="16"/>
    </w:rPr>
  </w:style>
  <w:style w:type="paragraph" w:styleId="Commentaire">
    <w:name w:val="annotation text"/>
    <w:basedOn w:val="Normal"/>
    <w:link w:val="CommentaireCar"/>
    <w:uiPriority w:val="99"/>
    <w:semiHidden/>
    <w:unhideWhenUsed/>
    <w:rsid w:val="00EA48BF"/>
    <w:rPr>
      <w:sz w:val="20"/>
      <w:szCs w:val="20"/>
    </w:rPr>
  </w:style>
  <w:style w:type="character" w:customStyle="1" w:styleId="CommentaireCar">
    <w:name w:val="Commentaire Car"/>
    <w:basedOn w:val="Policepardfaut"/>
    <w:link w:val="Commentaire"/>
    <w:uiPriority w:val="99"/>
    <w:semiHidden/>
    <w:rsid w:val="00EA48BF"/>
    <w:rPr>
      <w:sz w:val="20"/>
      <w:szCs w:val="20"/>
    </w:rPr>
  </w:style>
  <w:style w:type="paragraph" w:styleId="Objetducommentaire">
    <w:name w:val="annotation subject"/>
    <w:basedOn w:val="Commentaire"/>
    <w:next w:val="Commentaire"/>
    <w:link w:val="ObjetducommentaireCar"/>
    <w:uiPriority w:val="99"/>
    <w:semiHidden/>
    <w:unhideWhenUsed/>
    <w:rsid w:val="00EA48BF"/>
    <w:rPr>
      <w:b/>
      <w:bCs/>
    </w:rPr>
  </w:style>
  <w:style w:type="character" w:customStyle="1" w:styleId="ObjetducommentaireCar">
    <w:name w:val="Objet du commentaire Car"/>
    <w:basedOn w:val="CommentaireCar"/>
    <w:link w:val="Objetducommentaire"/>
    <w:uiPriority w:val="99"/>
    <w:semiHidden/>
    <w:rsid w:val="00EA48B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sarah/Documents/data/FILOMENE/Sce%CC%81nario/Scenario_Filomene_R/readme.html" TargetMode="External"/><Relationship Id="rId13" Type="http://schemas.openxmlformats.org/officeDocument/2006/relationships/hyperlink" Target="file:///Users/sarah/Documents/data/FILOMENE/Sce%CC%81nario/Scenario_Filomene_R/readme.html" TargetMode="External"/><Relationship Id="rId18" Type="http://schemas.openxmlformats.org/officeDocument/2006/relationships/hyperlink" Target="file:///Users/sarah/Documents/data/FILOMENE/Sce%CC%81nario/Scenario_Filomene_R/readme.html" TargetMode="External"/><Relationship Id="rId26" Type="http://schemas.openxmlformats.org/officeDocument/2006/relationships/hyperlink" Target="https://www.auvergne-rhone-alpes.ars.sante.fr/annuaire-des-professionnels-intervenant-dans-le-systeme-de-sante-en-auvergne-rhone-alpes" TargetMode="External"/><Relationship Id="rId3" Type="http://schemas.openxmlformats.org/officeDocument/2006/relationships/styles" Target="styles.xml"/><Relationship Id="rId21" Type="http://schemas.openxmlformats.org/officeDocument/2006/relationships/hyperlink" Target="file:///Users/sarah/Documents/data/FILOMENE/Sce%CC%81nario/Scenario_Filomene_R/readme.html" TargetMode="External"/><Relationship Id="rId7" Type="http://schemas.openxmlformats.org/officeDocument/2006/relationships/hyperlink" Target="file:///Users/sarah/Documents/data/FILOMENE/Sce%CC%81nario/Scenario_Filomene_R/readme.html" TargetMode="External"/><Relationship Id="rId12" Type="http://schemas.openxmlformats.org/officeDocument/2006/relationships/hyperlink" Target="file:///Users/sarah/Documents/data/FILOMENE/Sce%CC%81nario/Scenario_Filomene_R/readme.html" TargetMode="External"/><Relationship Id="rId17" Type="http://schemas.openxmlformats.org/officeDocument/2006/relationships/hyperlink" Target="file:///Users/sarah/Documents/data/FILOMENE/Sce%CC%81nario/Scenario_Filomene_R/readme.html" TargetMode="External"/><Relationship Id="rId25"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hyperlink" Target="file:///Users/sarah/Documents/data/FILOMENE/Sce%CC%81nario/Scenario_Filomene_R/readme.html" TargetMode="External"/><Relationship Id="rId20" Type="http://schemas.openxmlformats.org/officeDocument/2006/relationships/hyperlink" Target="file:///Users/sarah/Documents/data/FILOMENE/Sce%CC%81nario/Scenario_Filomene_R/readme.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file:///Users/sarah/Documents/data/FILOMENE/Sce%CC%81nario/Scenario_Filomene_R/readme.html" TargetMode="External"/><Relationship Id="rId11" Type="http://schemas.openxmlformats.org/officeDocument/2006/relationships/hyperlink" Target="file:///Users/sarah/Documents/data/FILOMENE/Sce%CC%81nario/Scenario_Filomene_R/readme.html" TargetMode="External"/><Relationship Id="rId24"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file:///Users/sarah/Documents/data/FILOMENE/Sce%CC%81nario/Scenario_Filomene_R/readme.html" TargetMode="External"/><Relationship Id="rId23" Type="http://schemas.microsoft.com/office/2011/relationships/commentsExtended" Target="commentsExtended.xml"/><Relationship Id="rId28" Type="http://schemas.openxmlformats.org/officeDocument/2006/relationships/hyperlink" Target="https://www.scansante.fr/" TargetMode="External"/><Relationship Id="rId10" Type="http://schemas.openxmlformats.org/officeDocument/2006/relationships/hyperlink" Target="file:///Users/sarah/Documents/data/FILOMENE/Sce%CC%81nario/Scenario_Filomene_R/readme.html" TargetMode="External"/><Relationship Id="rId19" Type="http://schemas.openxmlformats.org/officeDocument/2006/relationships/hyperlink" Target="file:///Users/sarah/Documents/data/FILOMENE/Sce%CC%81nario/Scenario_Filomene_R/readme.html"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Users/sarah/Documents/data/FILOMENE/Sce%CC%81nario/Scenario_Filomene_R/readme.html" TargetMode="External"/><Relationship Id="rId14" Type="http://schemas.openxmlformats.org/officeDocument/2006/relationships/hyperlink" Target="file:///Users/sarah/Documents/data/FILOMENE/Sce%CC%81nario/Scenario_Filomene_R/readme.html" TargetMode="External"/><Relationship Id="rId22" Type="http://schemas.openxmlformats.org/officeDocument/2006/relationships/comments" Target="comments.xml"/><Relationship Id="rId27" Type="http://schemas.openxmlformats.org/officeDocument/2006/relationships/hyperlink" Target="https://explore.data.gouv.fr/fr/datasets/6745d9ae4524d845d2138193/?reg_nom__exact=Auvergne-Rh%C3%B4ne-Alpes" TargetMode="External"/><Relationship Id="rId30" Type="http://schemas.microsoft.com/office/2011/relationships/people" Target="peop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3AE21-7905-FC40-B75D-1B33550CF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6</Pages>
  <Words>2636</Words>
  <Characters>14499</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Lyon-Caen</dc:creator>
  <cp:keywords/>
  <dc:description/>
  <cp:lastModifiedBy>Dorine</cp:lastModifiedBy>
  <cp:revision>6</cp:revision>
  <dcterms:created xsi:type="dcterms:W3CDTF">2026-05-05T14:40:00Z</dcterms:created>
  <dcterms:modified xsi:type="dcterms:W3CDTF">2026-05-07T14:38:00Z</dcterms:modified>
</cp:coreProperties>
</file>